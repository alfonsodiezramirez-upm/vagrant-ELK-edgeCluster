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2" w:name="_Toc121961120"/>
      <w:bookmarkStart w:id="3" w:name="_Toc140005115"/>
      <w:r w:rsidRPr="00A6452A">
        <w:t xml:space="preserve">Monitorización de sistemas </w:t>
      </w:r>
      <w:proofErr w:type="spellStart"/>
      <w:r w:rsidRPr="00A6452A">
        <w:t>I</w:t>
      </w:r>
      <w:r>
        <w:t>o</w:t>
      </w:r>
      <w:r w:rsidRPr="00A6452A">
        <w:t>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2"/>
      <w:bookmarkEnd w:id="3"/>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4" w:name="_Toc140005116"/>
      <w:r>
        <w:lastRenderedPageBreak/>
        <w:t>Índice</w:t>
      </w:r>
      <w:bookmarkEnd w:id="4"/>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6C3F8780" w14:textId="0BEA3E50" w:rsidR="00B45B81" w:rsidRDefault="00190353" w:rsidP="00B45B81">
          <w:pPr>
            <w:pStyle w:val="TDC1"/>
            <w:rPr>
              <w:ins w:id="5" w:author="Alfonso Díez Ramírez" w:date="2023-07-11T21:57:00Z"/>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ins w:id="6" w:author="Alfonso Díez Ramírez" w:date="2023-07-11T21:57:00Z">
            <w:r w:rsidR="00B45B81" w:rsidRPr="005B6799">
              <w:rPr>
                <w:rStyle w:val="Hipervnculo"/>
                <w:noProof/>
              </w:rPr>
              <w:fldChar w:fldCharType="begin"/>
            </w:r>
            <w:r w:rsidR="00B45B81" w:rsidRPr="005B6799">
              <w:rPr>
                <w:rStyle w:val="Hipervnculo"/>
                <w:noProof/>
              </w:rPr>
              <w:instrText xml:space="preserve"> </w:instrText>
            </w:r>
            <w:r w:rsidR="00B45B81">
              <w:rPr>
                <w:noProof/>
              </w:rPr>
              <w:instrText>HYPERLINK \l "_Toc140005115"</w:instrText>
            </w:r>
            <w:r w:rsidR="00B45B81" w:rsidRPr="005B6799">
              <w:rPr>
                <w:rStyle w:val="Hipervnculo"/>
                <w:noProof/>
              </w:rPr>
              <w:instrText xml:space="preserve"> </w:instrText>
            </w:r>
            <w:r w:rsidR="00B45B81" w:rsidRPr="005B6799">
              <w:rPr>
                <w:rStyle w:val="Hipervnculo"/>
                <w:noProof/>
              </w:rPr>
            </w:r>
            <w:r w:rsidR="00B45B81" w:rsidRPr="005B6799">
              <w:rPr>
                <w:rStyle w:val="Hipervnculo"/>
                <w:noProof/>
              </w:rPr>
              <w:fldChar w:fldCharType="separate"/>
            </w:r>
            <w:r w:rsidR="00B45B81" w:rsidRPr="005B6799">
              <w:rPr>
                <w:rStyle w:val="Hipervnculo"/>
                <w:noProof/>
              </w:rPr>
              <w:t>Monitorización de sistemas IoT en un entorno DevOps</w:t>
            </w:r>
            <w:r w:rsidR="00B45B81">
              <w:rPr>
                <w:noProof/>
                <w:webHidden/>
              </w:rPr>
              <w:tab/>
            </w:r>
            <w:r w:rsidR="00B45B81">
              <w:rPr>
                <w:noProof/>
                <w:webHidden/>
              </w:rPr>
              <w:fldChar w:fldCharType="begin"/>
            </w:r>
            <w:r w:rsidR="00B45B81">
              <w:rPr>
                <w:noProof/>
                <w:webHidden/>
              </w:rPr>
              <w:instrText xml:space="preserve"> PAGEREF _Toc140005115 \h </w:instrText>
            </w:r>
            <w:r w:rsidR="00B45B81">
              <w:rPr>
                <w:noProof/>
                <w:webHidden/>
              </w:rPr>
            </w:r>
          </w:ins>
          <w:r w:rsidR="00B45B81">
            <w:rPr>
              <w:noProof/>
              <w:webHidden/>
            </w:rPr>
            <w:fldChar w:fldCharType="separate"/>
          </w:r>
          <w:ins w:id="7" w:author="Alfonso Díez Ramírez" w:date="2023-07-11T21:57:00Z">
            <w:r w:rsidR="00B45B81">
              <w:rPr>
                <w:noProof/>
                <w:webHidden/>
              </w:rPr>
              <w:t>5</w:t>
            </w:r>
            <w:r w:rsidR="00B45B81">
              <w:rPr>
                <w:noProof/>
                <w:webHidden/>
              </w:rPr>
              <w:fldChar w:fldCharType="end"/>
            </w:r>
            <w:r w:rsidR="00B45B81" w:rsidRPr="005B6799">
              <w:rPr>
                <w:rStyle w:val="Hipervnculo"/>
                <w:noProof/>
              </w:rPr>
              <w:fldChar w:fldCharType="end"/>
            </w:r>
          </w:ins>
        </w:p>
        <w:p w14:paraId="5C3E2B3D" w14:textId="524E93CF" w:rsidR="00B45B81" w:rsidRDefault="00B45B81">
          <w:pPr>
            <w:pStyle w:val="TDC2"/>
            <w:tabs>
              <w:tab w:val="right" w:leader="dot" w:pos="8494"/>
            </w:tabs>
            <w:rPr>
              <w:ins w:id="8" w:author="Alfonso Díez Ramírez" w:date="2023-07-11T21:57:00Z"/>
              <w:rFonts w:eastAsiaTheme="minorEastAsia"/>
              <w:noProof/>
              <w:sz w:val="22"/>
              <w:lang w:eastAsia="es-ES"/>
            </w:rPr>
          </w:pPr>
          <w:ins w:id="9"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"_Toc140005116"</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Índice</w:t>
            </w:r>
            <w:r>
              <w:rPr>
                <w:noProof/>
                <w:webHidden/>
              </w:rPr>
              <w:tab/>
            </w:r>
            <w:r>
              <w:rPr>
                <w:noProof/>
                <w:webHidden/>
              </w:rPr>
              <w:fldChar w:fldCharType="begin"/>
            </w:r>
            <w:r>
              <w:rPr>
                <w:noProof/>
                <w:webHidden/>
              </w:rPr>
              <w:instrText xml:space="preserve"> PAGEREF _Toc140005116 \h </w:instrText>
            </w:r>
            <w:r>
              <w:rPr>
                <w:noProof/>
                <w:webHidden/>
              </w:rPr>
            </w:r>
          </w:ins>
          <w:r>
            <w:rPr>
              <w:noProof/>
              <w:webHidden/>
            </w:rPr>
            <w:fldChar w:fldCharType="separate"/>
          </w:r>
          <w:ins w:id="10" w:author="Alfonso Díez Ramírez" w:date="2023-07-11T21:57:00Z">
            <w:r>
              <w:rPr>
                <w:noProof/>
                <w:webHidden/>
              </w:rPr>
              <w:t>VII</w:t>
            </w:r>
            <w:r>
              <w:rPr>
                <w:noProof/>
                <w:webHidden/>
              </w:rPr>
              <w:fldChar w:fldCharType="end"/>
            </w:r>
            <w:r w:rsidRPr="005B6799">
              <w:rPr>
                <w:rStyle w:val="Hipervnculo"/>
                <w:noProof/>
              </w:rPr>
              <w:fldChar w:fldCharType="end"/>
            </w:r>
          </w:ins>
        </w:p>
        <w:p w14:paraId="580DB92C" w14:textId="2F3BA492" w:rsidR="00B45B81" w:rsidRDefault="00B45B81">
          <w:pPr>
            <w:pStyle w:val="TDC2"/>
            <w:tabs>
              <w:tab w:val="right" w:leader="dot" w:pos="8494"/>
            </w:tabs>
            <w:rPr>
              <w:ins w:id="11" w:author="Alfonso Díez Ramírez" w:date="2023-07-11T21:57:00Z"/>
              <w:rFonts w:eastAsiaTheme="minorEastAsia"/>
              <w:noProof/>
              <w:sz w:val="22"/>
              <w:lang w:eastAsia="es-ES"/>
            </w:rPr>
          </w:pPr>
          <w:ins w:id="12"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"_Toc140005117"</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Índice de figuras</w:t>
            </w:r>
            <w:r>
              <w:rPr>
                <w:noProof/>
                <w:webHidden/>
              </w:rPr>
              <w:tab/>
            </w:r>
            <w:r>
              <w:rPr>
                <w:noProof/>
                <w:webHidden/>
              </w:rPr>
              <w:fldChar w:fldCharType="begin"/>
            </w:r>
            <w:r>
              <w:rPr>
                <w:noProof/>
                <w:webHidden/>
              </w:rPr>
              <w:instrText xml:space="preserve"> PAGEREF _Toc140005117 \h </w:instrText>
            </w:r>
            <w:r>
              <w:rPr>
                <w:noProof/>
                <w:webHidden/>
              </w:rPr>
            </w:r>
          </w:ins>
          <w:r>
            <w:rPr>
              <w:noProof/>
              <w:webHidden/>
            </w:rPr>
            <w:fldChar w:fldCharType="separate"/>
          </w:r>
          <w:ins w:id="13" w:author="Alfonso Díez Ramírez" w:date="2023-07-11T21:57:00Z">
            <w:r>
              <w:rPr>
                <w:noProof/>
                <w:webHidden/>
              </w:rPr>
              <w:t>IX</w:t>
            </w:r>
            <w:r>
              <w:rPr>
                <w:noProof/>
                <w:webHidden/>
              </w:rPr>
              <w:fldChar w:fldCharType="end"/>
            </w:r>
            <w:r w:rsidRPr="005B6799">
              <w:rPr>
                <w:rStyle w:val="Hipervnculo"/>
                <w:noProof/>
              </w:rPr>
              <w:fldChar w:fldCharType="end"/>
            </w:r>
          </w:ins>
        </w:p>
        <w:p w14:paraId="2185AA0C" w14:textId="5EDB12B5" w:rsidR="00B45B81" w:rsidRDefault="00B45B81">
          <w:pPr>
            <w:pStyle w:val="TDC2"/>
            <w:tabs>
              <w:tab w:val="right" w:leader="dot" w:pos="8494"/>
            </w:tabs>
            <w:rPr>
              <w:ins w:id="14" w:author="Alfonso Díez Ramírez" w:date="2023-07-11T21:57:00Z"/>
              <w:rFonts w:eastAsiaTheme="minorEastAsia"/>
              <w:noProof/>
              <w:sz w:val="22"/>
              <w:lang w:eastAsia="es-ES"/>
            </w:rPr>
          </w:pPr>
          <w:ins w:id="15"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"_Toc140005118"</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Glosario de términos</w:t>
            </w:r>
            <w:r>
              <w:rPr>
                <w:noProof/>
                <w:webHidden/>
              </w:rPr>
              <w:tab/>
            </w:r>
            <w:r>
              <w:rPr>
                <w:noProof/>
                <w:webHidden/>
              </w:rPr>
              <w:fldChar w:fldCharType="begin"/>
            </w:r>
            <w:r>
              <w:rPr>
                <w:noProof/>
                <w:webHidden/>
              </w:rPr>
              <w:instrText xml:space="preserve"> PAGEREF _Toc140005118 \h </w:instrText>
            </w:r>
            <w:r>
              <w:rPr>
                <w:noProof/>
                <w:webHidden/>
              </w:rPr>
            </w:r>
          </w:ins>
          <w:r>
            <w:rPr>
              <w:noProof/>
              <w:webHidden/>
            </w:rPr>
            <w:fldChar w:fldCharType="separate"/>
          </w:r>
          <w:ins w:id="16" w:author="Alfonso Díez Ramírez" w:date="2023-07-11T21:57:00Z">
            <w:r>
              <w:rPr>
                <w:noProof/>
                <w:webHidden/>
              </w:rPr>
              <w:t>X</w:t>
            </w:r>
            <w:r>
              <w:rPr>
                <w:noProof/>
                <w:webHidden/>
              </w:rPr>
              <w:fldChar w:fldCharType="end"/>
            </w:r>
            <w:r w:rsidRPr="005B6799">
              <w:rPr>
                <w:rStyle w:val="Hipervnculo"/>
                <w:noProof/>
              </w:rPr>
              <w:fldChar w:fldCharType="end"/>
            </w:r>
          </w:ins>
        </w:p>
        <w:p w14:paraId="1FD958C4" w14:textId="4FBC5D08" w:rsidR="00B45B81" w:rsidRDefault="00B45B81">
          <w:pPr>
            <w:pStyle w:val="TDC2"/>
            <w:tabs>
              <w:tab w:val="right" w:leader="dot" w:pos="8494"/>
            </w:tabs>
            <w:rPr>
              <w:ins w:id="17" w:author="Alfonso Díez Ramírez" w:date="2023-07-11T21:57:00Z"/>
              <w:rFonts w:eastAsiaTheme="minorEastAsia"/>
              <w:noProof/>
              <w:sz w:val="22"/>
              <w:lang w:eastAsia="es-ES"/>
            </w:rPr>
          </w:pPr>
          <w:ins w:id="18"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"_Toc140005119"</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Resumen</w:t>
            </w:r>
            <w:r>
              <w:rPr>
                <w:noProof/>
                <w:webHidden/>
              </w:rPr>
              <w:tab/>
            </w:r>
            <w:r>
              <w:rPr>
                <w:noProof/>
                <w:webHidden/>
              </w:rPr>
              <w:fldChar w:fldCharType="begin"/>
            </w:r>
            <w:r>
              <w:rPr>
                <w:noProof/>
                <w:webHidden/>
              </w:rPr>
              <w:instrText xml:space="preserve"> PAGEREF _Toc140005119 \h </w:instrText>
            </w:r>
            <w:r>
              <w:rPr>
                <w:noProof/>
                <w:webHidden/>
              </w:rPr>
            </w:r>
          </w:ins>
          <w:r>
            <w:rPr>
              <w:noProof/>
              <w:webHidden/>
            </w:rPr>
            <w:fldChar w:fldCharType="separate"/>
          </w:r>
          <w:ins w:id="19" w:author="Alfonso Díez Ramírez" w:date="2023-07-11T21:57:00Z">
            <w:r>
              <w:rPr>
                <w:noProof/>
                <w:webHidden/>
              </w:rPr>
              <w:t>XII</w:t>
            </w:r>
            <w:r>
              <w:rPr>
                <w:noProof/>
                <w:webHidden/>
              </w:rPr>
              <w:fldChar w:fldCharType="end"/>
            </w:r>
            <w:r w:rsidRPr="005B6799">
              <w:rPr>
                <w:rStyle w:val="Hipervnculo"/>
                <w:noProof/>
              </w:rPr>
              <w:fldChar w:fldCharType="end"/>
            </w:r>
          </w:ins>
        </w:p>
        <w:p w14:paraId="702F18D6" w14:textId="5DFBA2DA" w:rsidR="00B45B81" w:rsidRDefault="00B45B81">
          <w:pPr>
            <w:pStyle w:val="TDC2"/>
            <w:tabs>
              <w:tab w:val="right" w:leader="dot" w:pos="8494"/>
            </w:tabs>
            <w:rPr>
              <w:ins w:id="20" w:author="Alfonso Díez Ramírez" w:date="2023-07-11T21:57:00Z"/>
              <w:rFonts w:eastAsiaTheme="minorEastAsia"/>
              <w:noProof/>
              <w:sz w:val="22"/>
              <w:lang w:eastAsia="es-ES"/>
            </w:rPr>
          </w:pPr>
          <w:ins w:id="21"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"_Toc140005120"</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lang w:val="en-GB"/>
              </w:rPr>
              <w:t>Abstract</w:t>
            </w:r>
            <w:r>
              <w:rPr>
                <w:noProof/>
                <w:webHidden/>
              </w:rPr>
              <w:tab/>
            </w:r>
            <w:r>
              <w:rPr>
                <w:noProof/>
                <w:webHidden/>
              </w:rPr>
              <w:fldChar w:fldCharType="begin"/>
            </w:r>
            <w:r>
              <w:rPr>
                <w:noProof/>
                <w:webHidden/>
              </w:rPr>
              <w:instrText xml:space="preserve"> PAGEREF _Toc140005120 \h </w:instrText>
            </w:r>
            <w:r>
              <w:rPr>
                <w:noProof/>
                <w:webHidden/>
              </w:rPr>
            </w:r>
          </w:ins>
          <w:r>
            <w:rPr>
              <w:noProof/>
              <w:webHidden/>
            </w:rPr>
            <w:fldChar w:fldCharType="separate"/>
          </w:r>
          <w:ins w:id="22" w:author="Alfonso Díez Ramírez" w:date="2023-07-11T21:57:00Z">
            <w:r>
              <w:rPr>
                <w:noProof/>
                <w:webHidden/>
              </w:rPr>
              <w:t>XIII</w:t>
            </w:r>
            <w:r>
              <w:rPr>
                <w:noProof/>
                <w:webHidden/>
              </w:rPr>
              <w:fldChar w:fldCharType="end"/>
            </w:r>
            <w:r w:rsidRPr="005B6799">
              <w:rPr>
                <w:rStyle w:val="Hipervnculo"/>
                <w:noProof/>
              </w:rPr>
              <w:fldChar w:fldCharType="end"/>
            </w:r>
          </w:ins>
        </w:p>
        <w:p w14:paraId="59D8CE70" w14:textId="7B88BAF9" w:rsidR="00B45B81" w:rsidRDefault="00B45B81">
          <w:pPr>
            <w:pStyle w:val="TDC2"/>
            <w:tabs>
              <w:tab w:val="left" w:pos="660"/>
              <w:tab w:val="right" w:leader="dot" w:pos="8494"/>
            </w:tabs>
            <w:rPr>
              <w:ins w:id="23" w:author="Alfonso Díez Ramírez" w:date="2023-07-11T21:57:00Z"/>
              <w:rFonts w:eastAsiaTheme="minorEastAsia"/>
              <w:noProof/>
              <w:sz w:val="22"/>
              <w:lang w:eastAsia="es-ES"/>
            </w:rPr>
          </w:pPr>
          <w:ins w:id="24"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"_Toc140005121"</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1.</w:t>
            </w:r>
            <w:r>
              <w:rPr>
                <w:rFonts w:eastAsiaTheme="minorEastAsia"/>
                <w:noProof/>
                <w:sz w:val="22"/>
                <w:lang w:eastAsia="es-ES"/>
              </w:rPr>
              <w:tab/>
            </w:r>
            <w:r w:rsidRPr="005B6799">
              <w:rPr>
                <w:rStyle w:val="Hipervnculo"/>
                <w:noProof/>
              </w:rPr>
              <w:t>Introducción</w:t>
            </w:r>
            <w:r>
              <w:rPr>
                <w:noProof/>
                <w:webHidden/>
              </w:rPr>
              <w:tab/>
            </w:r>
            <w:r>
              <w:rPr>
                <w:noProof/>
                <w:webHidden/>
              </w:rPr>
              <w:fldChar w:fldCharType="begin"/>
            </w:r>
            <w:r>
              <w:rPr>
                <w:noProof/>
                <w:webHidden/>
              </w:rPr>
              <w:instrText xml:space="preserve"> PAGEREF _Toc140005121 \h </w:instrText>
            </w:r>
            <w:r>
              <w:rPr>
                <w:noProof/>
                <w:webHidden/>
              </w:rPr>
            </w:r>
          </w:ins>
          <w:r>
            <w:rPr>
              <w:noProof/>
              <w:webHidden/>
            </w:rPr>
            <w:fldChar w:fldCharType="separate"/>
          </w:r>
          <w:ins w:id="25" w:author="Alfonso Díez Ramírez" w:date="2023-07-11T21:57:00Z">
            <w:r>
              <w:rPr>
                <w:noProof/>
                <w:webHidden/>
              </w:rPr>
              <w:t>1</w:t>
            </w:r>
            <w:r>
              <w:rPr>
                <w:noProof/>
                <w:webHidden/>
              </w:rPr>
              <w:fldChar w:fldCharType="end"/>
            </w:r>
            <w:r w:rsidRPr="005B6799">
              <w:rPr>
                <w:rStyle w:val="Hipervnculo"/>
                <w:noProof/>
              </w:rPr>
              <w:fldChar w:fldCharType="end"/>
            </w:r>
          </w:ins>
        </w:p>
        <w:p w14:paraId="6D7492E6" w14:textId="254ABA68" w:rsidR="00B45B81" w:rsidRDefault="00B45B81">
          <w:pPr>
            <w:pStyle w:val="TDC3"/>
            <w:tabs>
              <w:tab w:val="left" w:pos="1100"/>
              <w:tab w:val="right" w:leader="dot" w:pos="8494"/>
            </w:tabs>
            <w:rPr>
              <w:ins w:id="26" w:author="Alfonso Díez Ramírez" w:date="2023-07-11T21:57:00Z"/>
              <w:rFonts w:eastAsiaTheme="minorEastAsia"/>
              <w:noProof/>
              <w:sz w:val="22"/>
              <w:lang w:eastAsia="es-ES"/>
            </w:rPr>
          </w:pPr>
          <w:ins w:id="27"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"_Toc140005122"</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1.1.</w:t>
            </w:r>
            <w:r>
              <w:rPr>
                <w:rFonts w:eastAsiaTheme="minorEastAsia"/>
                <w:noProof/>
                <w:sz w:val="22"/>
                <w:lang w:eastAsia="es-ES"/>
              </w:rPr>
              <w:tab/>
            </w:r>
            <w:r w:rsidRPr="005B6799">
              <w:rPr>
                <w:rStyle w:val="Hipervnculo"/>
                <w:noProof/>
              </w:rPr>
              <w:t>Contexto</w:t>
            </w:r>
            <w:r>
              <w:rPr>
                <w:noProof/>
                <w:webHidden/>
              </w:rPr>
              <w:tab/>
            </w:r>
            <w:r>
              <w:rPr>
                <w:noProof/>
                <w:webHidden/>
              </w:rPr>
              <w:fldChar w:fldCharType="begin"/>
            </w:r>
            <w:r>
              <w:rPr>
                <w:noProof/>
                <w:webHidden/>
              </w:rPr>
              <w:instrText xml:space="preserve"> PAGEREF _Toc140005122 \h </w:instrText>
            </w:r>
            <w:r>
              <w:rPr>
                <w:noProof/>
                <w:webHidden/>
              </w:rPr>
            </w:r>
          </w:ins>
          <w:r>
            <w:rPr>
              <w:noProof/>
              <w:webHidden/>
            </w:rPr>
            <w:fldChar w:fldCharType="separate"/>
          </w:r>
          <w:ins w:id="28" w:author="Alfonso Díez Ramírez" w:date="2023-07-11T21:57:00Z">
            <w:r>
              <w:rPr>
                <w:noProof/>
                <w:webHidden/>
              </w:rPr>
              <w:t>1</w:t>
            </w:r>
            <w:r>
              <w:rPr>
                <w:noProof/>
                <w:webHidden/>
              </w:rPr>
              <w:fldChar w:fldCharType="end"/>
            </w:r>
            <w:r w:rsidRPr="005B6799">
              <w:rPr>
                <w:rStyle w:val="Hipervnculo"/>
                <w:noProof/>
              </w:rPr>
              <w:fldChar w:fldCharType="end"/>
            </w:r>
          </w:ins>
        </w:p>
        <w:p w14:paraId="2C347732" w14:textId="621D6B3E" w:rsidR="00B45B81" w:rsidRDefault="00B45B81">
          <w:pPr>
            <w:pStyle w:val="TDC3"/>
            <w:tabs>
              <w:tab w:val="left" w:pos="1100"/>
              <w:tab w:val="right" w:leader="dot" w:pos="8494"/>
            </w:tabs>
            <w:rPr>
              <w:ins w:id="29" w:author="Alfonso Díez Ramírez" w:date="2023-07-11T21:57:00Z"/>
              <w:rFonts w:eastAsiaTheme="minorEastAsia"/>
              <w:noProof/>
              <w:sz w:val="22"/>
              <w:lang w:eastAsia="es-ES"/>
            </w:rPr>
          </w:pPr>
          <w:ins w:id="30"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"_Toc140005123"</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1.2.</w:t>
            </w:r>
            <w:r>
              <w:rPr>
                <w:rFonts w:eastAsiaTheme="minorEastAsia"/>
                <w:noProof/>
                <w:sz w:val="22"/>
                <w:lang w:eastAsia="es-ES"/>
              </w:rPr>
              <w:tab/>
            </w:r>
            <w:r w:rsidRPr="005B6799">
              <w:rPr>
                <w:rStyle w:val="Hipervnculo"/>
                <w:noProof/>
              </w:rPr>
              <w:t>Objetivos</w:t>
            </w:r>
            <w:r>
              <w:rPr>
                <w:noProof/>
                <w:webHidden/>
              </w:rPr>
              <w:tab/>
            </w:r>
            <w:r>
              <w:rPr>
                <w:noProof/>
                <w:webHidden/>
              </w:rPr>
              <w:fldChar w:fldCharType="begin"/>
            </w:r>
            <w:r>
              <w:rPr>
                <w:noProof/>
                <w:webHidden/>
              </w:rPr>
              <w:instrText xml:space="preserve"> PAGEREF _Toc140005123 \h </w:instrText>
            </w:r>
            <w:r>
              <w:rPr>
                <w:noProof/>
                <w:webHidden/>
              </w:rPr>
            </w:r>
          </w:ins>
          <w:r>
            <w:rPr>
              <w:noProof/>
              <w:webHidden/>
            </w:rPr>
            <w:fldChar w:fldCharType="separate"/>
          </w:r>
          <w:ins w:id="31" w:author="Alfonso Díez Ramírez" w:date="2023-07-11T21:57:00Z">
            <w:r>
              <w:rPr>
                <w:noProof/>
                <w:webHidden/>
              </w:rPr>
              <w:t>3</w:t>
            </w:r>
            <w:r>
              <w:rPr>
                <w:noProof/>
                <w:webHidden/>
              </w:rPr>
              <w:fldChar w:fldCharType="end"/>
            </w:r>
            <w:r w:rsidRPr="005B6799">
              <w:rPr>
                <w:rStyle w:val="Hipervnculo"/>
                <w:noProof/>
              </w:rPr>
              <w:fldChar w:fldCharType="end"/>
            </w:r>
          </w:ins>
        </w:p>
        <w:p w14:paraId="73CD7388" w14:textId="1D8E9084" w:rsidR="00B45B81" w:rsidRDefault="00B45B81">
          <w:pPr>
            <w:pStyle w:val="TDC3"/>
            <w:tabs>
              <w:tab w:val="left" w:pos="1100"/>
              <w:tab w:val="right" w:leader="dot" w:pos="8494"/>
            </w:tabs>
            <w:rPr>
              <w:ins w:id="32" w:author="Alfonso Díez Ramírez" w:date="2023-07-11T21:57:00Z"/>
              <w:rFonts w:eastAsiaTheme="minorEastAsia"/>
              <w:noProof/>
              <w:sz w:val="22"/>
              <w:lang w:eastAsia="es-ES"/>
            </w:rPr>
          </w:pPr>
          <w:ins w:id="33"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"_Toc140005124"</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1.3.</w:t>
            </w:r>
            <w:r>
              <w:rPr>
                <w:rFonts w:eastAsiaTheme="minorEastAsia"/>
                <w:noProof/>
                <w:sz w:val="22"/>
                <w:lang w:eastAsia="es-ES"/>
              </w:rPr>
              <w:tab/>
            </w:r>
            <w:r w:rsidRPr="005B6799">
              <w:rPr>
                <w:rStyle w:val="Hipervnculo"/>
                <w:noProof/>
              </w:rPr>
              <w:t>Justificación</w:t>
            </w:r>
            <w:r>
              <w:rPr>
                <w:noProof/>
                <w:webHidden/>
              </w:rPr>
              <w:tab/>
            </w:r>
            <w:r>
              <w:rPr>
                <w:noProof/>
                <w:webHidden/>
              </w:rPr>
              <w:fldChar w:fldCharType="begin"/>
            </w:r>
            <w:r>
              <w:rPr>
                <w:noProof/>
                <w:webHidden/>
              </w:rPr>
              <w:instrText xml:space="preserve"> PAGEREF _Toc140005124 \h </w:instrText>
            </w:r>
            <w:r>
              <w:rPr>
                <w:noProof/>
                <w:webHidden/>
              </w:rPr>
            </w:r>
          </w:ins>
          <w:r>
            <w:rPr>
              <w:noProof/>
              <w:webHidden/>
            </w:rPr>
            <w:fldChar w:fldCharType="separate"/>
          </w:r>
          <w:ins w:id="34" w:author="Alfonso Díez Ramírez" w:date="2023-07-11T21:57:00Z">
            <w:r>
              <w:rPr>
                <w:noProof/>
                <w:webHidden/>
              </w:rPr>
              <w:t>4</w:t>
            </w:r>
            <w:r>
              <w:rPr>
                <w:noProof/>
                <w:webHidden/>
              </w:rPr>
              <w:fldChar w:fldCharType="end"/>
            </w:r>
            <w:r w:rsidRPr="005B6799">
              <w:rPr>
                <w:rStyle w:val="Hipervnculo"/>
                <w:noProof/>
              </w:rPr>
              <w:fldChar w:fldCharType="end"/>
            </w:r>
          </w:ins>
        </w:p>
        <w:p w14:paraId="2BD6155B" w14:textId="453A6041" w:rsidR="00B45B81" w:rsidRDefault="00B45B81">
          <w:pPr>
            <w:pStyle w:val="TDC3"/>
            <w:tabs>
              <w:tab w:val="left" w:pos="1100"/>
              <w:tab w:val="right" w:leader="dot" w:pos="8494"/>
            </w:tabs>
            <w:rPr>
              <w:ins w:id="35" w:author="Alfonso Díez Ramírez" w:date="2023-07-11T21:57:00Z"/>
              <w:rFonts w:eastAsiaTheme="minorEastAsia"/>
              <w:noProof/>
              <w:sz w:val="22"/>
              <w:lang w:eastAsia="es-ES"/>
            </w:rPr>
          </w:pPr>
          <w:ins w:id="36"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"_Toc140005125"</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1.4.</w:t>
            </w:r>
            <w:r>
              <w:rPr>
                <w:rFonts w:eastAsiaTheme="minorEastAsia"/>
                <w:noProof/>
                <w:sz w:val="22"/>
                <w:lang w:eastAsia="es-ES"/>
              </w:rPr>
              <w:tab/>
            </w:r>
            <w:r w:rsidRPr="005B6799">
              <w:rPr>
                <w:rStyle w:val="Hipervnculo"/>
                <w:noProof/>
              </w:rPr>
              <w:t>Metodología y Planificación</w:t>
            </w:r>
            <w:r>
              <w:rPr>
                <w:noProof/>
                <w:webHidden/>
              </w:rPr>
              <w:tab/>
            </w:r>
            <w:r>
              <w:rPr>
                <w:noProof/>
                <w:webHidden/>
              </w:rPr>
              <w:fldChar w:fldCharType="begin"/>
            </w:r>
            <w:r>
              <w:rPr>
                <w:noProof/>
                <w:webHidden/>
              </w:rPr>
              <w:instrText xml:space="preserve"> PAGEREF _Toc140005125 \h </w:instrText>
            </w:r>
            <w:r>
              <w:rPr>
                <w:noProof/>
                <w:webHidden/>
              </w:rPr>
            </w:r>
          </w:ins>
          <w:r>
            <w:rPr>
              <w:noProof/>
              <w:webHidden/>
            </w:rPr>
            <w:fldChar w:fldCharType="separate"/>
          </w:r>
          <w:ins w:id="37" w:author="Alfonso Díez Ramírez" w:date="2023-07-11T21:57:00Z">
            <w:r>
              <w:rPr>
                <w:noProof/>
                <w:webHidden/>
              </w:rPr>
              <w:t>5</w:t>
            </w:r>
            <w:r>
              <w:rPr>
                <w:noProof/>
                <w:webHidden/>
              </w:rPr>
              <w:fldChar w:fldCharType="end"/>
            </w:r>
            <w:r w:rsidRPr="005B6799">
              <w:rPr>
                <w:rStyle w:val="Hipervnculo"/>
                <w:noProof/>
              </w:rPr>
              <w:fldChar w:fldCharType="end"/>
            </w:r>
          </w:ins>
        </w:p>
        <w:p w14:paraId="4EFDFBBB" w14:textId="353D0852" w:rsidR="00B45B81" w:rsidRDefault="00B45B81">
          <w:pPr>
            <w:pStyle w:val="TDC3"/>
            <w:tabs>
              <w:tab w:val="left" w:pos="1100"/>
              <w:tab w:val="right" w:leader="dot" w:pos="8494"/>
            </w:tabs>
            <w:rPr>
              <w:ins w:id="38" w:author="Alfonso Díez Ramírez" w:date="2023-07-11T21:57:00Z"/>
              <w:rFonts w:eastAsiaTheme="minorEastAsia"/>
              <w:noProof/>
              <w:sz w:val="22"/>
              <w:lang w:eastAsia="es-ES"/>
            </w:rPr>
          </w:pPr>
          <w:ins w:id="39"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"_Toc140005126"</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1.5.</w:t>
            </w:r>
            <w:r>
              <w:rPr>
                <w:rFonts w:eastAsiaTheme="minorEastAsia"/>
                <w:noProof/>
                <w:sz w:val="22"/>
                <w:lang w:eastAsia="es-ES"/>
              </w:rPr>
              <w:tab/>
            </w:r>
            <w:r w:rsidRPr="005B6799">
              <w:rPr>
                <w:rStyle w:val="Hipervnculo"/>
                <w:noProof/>
              </w:rPr>
              <w:t>Estructura del documento</w:t>
            </w:r>
            <w:r>
              <w:rPr>
                <w:noProof/>
                <w:webHidden/>
              </w:rPr>
              <w:tab/>
            </w:r>
            <w:r>
              <w:rPr>
                <w:noProof/>
                <w:webHidden/>
              </w:rPr>
              <w:fldChar w:fldCharType="begin"/>
            </w:r>
            <w:r>
              <w:rPr>
                <w:noProof/>
                <w:webHidden/>
              </w:rPr>
              <w:instrText xml:space="preserve"> PAGEREF _Toc140005126 \h </w:instrText>
            </w:r>
            <w:r>
              <w:rPr>
                <w:noProof/>
                <w:webHidden/>
              </w:rPr>
            </w:r>
          </w:ins>
          <w:r>
            <w:rPr>
              <w:noProof/>
              <w:webHidden/>
            </w:rPr>
            <w:fldChar w:fldCharType="separate"/>
          </w:r>
          <w:ins w:id="40" w:author="Alfonso Díez Ramírez" w:date="2023-07-11T21:57:00Z">
            <w:r>
              <w:rPr>
                <w:noProof/>
                <w:webHidden/>
              </w:rPr>
              <w:t>12</w:t>
            </w:r>
            <w:r>
              <w:rPr>
                <w:noProof/>
                <w:webHidden/>
              </w:rPr>
              <w:fldChar w:fldCharType="end"/>
            </w:r>
            <w:r w:rsidRPr="005B6799">
              <w:rPr>
                <w:rStyle w:val="Hipervnculo"/>
                <w:noProof/>
              </w:rPr>
              <w:fldChar w:fldCharType="end"/>
            </w:r>
          </w:ins>
        </w:p>
        <w:p w14:paraId="00AF0D34" w14:textId="2E76A3B6" w:rsidR="00B45B81" w:rsidRDefault="00B45B81">
          <w:pPr>
            <w:pStyle w:val="TDC2"/>
            <w:tabs>
              <w:tab w:val="left" w:pos="660"/>
              <w:tab w:val="right" w:leader="dot" w:pos="8494"/>
            </w:tabs>
            <w:rPr>
              <w:ins w:id="41" w:author="Alfonso Díez Ramírez" w:date="2023-07-11T21:57:00Z"/>
              <w:rFonts w:eastAsiaTheme="minorEastAsia"/>
              <w:noProof/>
              <w:sz w:val="22"/>
              <w:lang w:eastAsia="es-ES"/>
            </w:rPr>
          </w:pPr>
          <w:ins w:id="42"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"_Toc140005130"</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2.</w:t>
            </w:r>
            <w:r>
              <w:rPr>
                <w:rFonts w:eastAsiaTheme="minorEastAsia"/>
                <w:noProof/>
                <w:sz w:val="22"/>
                <w:lang w:eastAsia="es-ES"/>
              </w:rPr>
              <w:tab/>
            </w:r>
            <w:r w:rsidRPr="005B6799">
              <w:rPr>
                <w:rStyle w:val="Hipervnculo"/>
                <w:noProof/>
              </w:rPr>
              <w:t>Fundamentos teóricos:</w:t>
            </w:r>
            <w:r>
              <w:rPr>
                <w:noProof/>
                <w:webHidden/>
              </w:rPr>
              <w:tab/>
            </w:r>
            <w:r>
              <w:rPr>
                <w:noProof/>
                <w:webHidden/>
              </w:rPr>
              <w:fldChar w:fldCharType="begin"/>
            </w:r>
            <w:r>
              <w:rPr>
                <w:noProof/>
                <w:webHidden/>
              </w:rPr>
              <w:instrText xml:space="preserve"> PAGEREF _Toc140005130 \h </w:instrText>
            </w:r>
            <w:r>
              <w:rPr>
                <w:noProof/>
                <w:webHidden/>
              </w:rPr>
            </w:r>
          </w:ins>
          <w:r>
            <w:rPr>
              <w:noProof/>
              <w:webHidden/>
            </w:rPr>
            <w:fldChar w:fldCharType="separate"/>
          </w:r>
          <w:ins w:id="43" w:author="Alfonso Díez Ramírez" w:date="2023-07-11T21:57:00Z">
            <w:r>
              <w:rPr>
                <w:noProof/>
                <w:webHidden/>
              </w:rPr>
              <w:t>13</w:t>
            </w:r>
            <w:r>
              <w:rPr>
                <w:noProof/>
                <w:webHidden/>
              </w:rPr>
              <w:fldChar w:fldCharType="end"/>
            </w:r>
            <w:r w:rsidRPr="005B6799">
              <w:rPr>
                <w:rStyle w:val="Hipervnculo"/>
                <w:noProof/>
              </w:rPr>
              <w:fldChar w:fldCharType="end"/>
            </w:r>
          </w:ins>
        </w:p>
        <w:p w14:paraId="569A3651" w14:textId="7BD54F33" w:rsidR="00B45B81" w:rsidRDefault="00B45B81">
          <w:pPr>
            <w:pStyle w:val="TDC3"/>
            <w:tabs>
              <w:tab w:val="left" w:pos="1100"/>
              <w:tab w:val="right" w:leader="dot" w:pos="8494"/>
            </w:tabs>
            <w:rPr>
              <w:ins w:id="44" w:author="Alfonso Díez Ramírez" w:date="2023-07-11T21:57:00Z"/>
              <w:rFonts w:eastAsiaTheme="minorEastAsia"/>
              <w:noProof/>
              <w:sz w:val="22"/>
              <w:lang w:eastAsia="es-ES"/>
            </w:rPr>
          </w:pPr>
          <w:ins w:id="45"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"_Toc140005131"</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2.1.</w:t>
            </w:r>
            <w:r>
              <w:rPr>
                <w:rFonts w:eastAsiaTheme="minorEastAsia"/>
                <w:noProof/>
                <w:sz w:val="22"/>
                <w:lang w:eastAsia="es-ES"/>
              </w:rPr>
              <w:tab/>
            </w:r>
            <w:r w:rsidRPr="005B6799">
              <w:rPr>
                <w:rStyle w:val="Hipervnculo"/>
                <w:noProof/>
              </w:rPr>
              <w:t>IoT</w:t>
            </w:r>
            <w:r>
              <w:rPr>
                <w:noProof/>
                <w:webHidden/>
              </w:rPr>
              <w:tab/>
            </w:r>
            <w:r>
              <w:rPr>
                <w:noProof/>
                <w:webHidden/>
              </w:rPr>
              <w:fldChar w:fldCharType="begin"/>
            </w:r>
            <w:r>
              <w:rPr>
                <w:noProof/>
                <w:webHidden/>
              </w:rPr>
              <w:instrText xml:space="preserve"> PAGEREF _Toc140005131 \h </w:instrText>
            </w:r>
            <w:r>
              <w:rPr>
                <w:noProof/>
                <w:webHidden/>
              </w:rPr>
            </w:r>
          </w:ins>
          <w:r>
            <w:rPr>
              <w:noProof/>
              <w:webHidden/>
            </w:rPr>
            <w:fldChar w:fldCharType="separate"/>
          </w:r>
          <w:ins w:id="46" w:author="Alfonso Díez Ramírez" w:date="2023-07-11T21:57:00Z">
            <w:r>
              <w:rPr>
                <w:noProof/>
                <w:webHidden/>
              </w:rPr>
              <w:t>13</w:t>
            </w:r>
            <w:r>
              <w:rPr>
                <w:noProof/>
                <w:webHidden/>
              </w:rPr>
              <w:fldChar w:fldCharType="end"/>
            </w:r>
            <w:r w:rsidRPr="005B6799">
              <w:rPr>
                <w:rStyle w:val="Hipervnculo"/>
                <w:noProof/>
              </w:rPr>
              <w:fldChar w:fldCharType="end"/>
            </w:r>
          </w:ins>
        </w:p>
        <w:p w14:paraId="7522A4A1" w14:textId="7564DC07" w:rsidR="00B45B81" w:rsidRDefault="00B45B81">
          <w:pPr>
            <w:pStyle w:val="TDC3"/>
            <w:tabs>
              <w:tab w:val="left" w:pos="1100"/>
              <w:tab w:val="right" w:leader="dot" w:pos="8494"/>
            </w:tabs>
            <w:rPr>
              <w:ins w:id="47" w:author="Alfonso Díez Ramírez" w:date="2023-07-11T21:57:00Z"/>
              <w:rFonts w:eastAsiaTheme="minorEastAsia"/>
              <w:noProof/>
              <w:sz w:val="22"/>
              <w:lang w:eastAsia="es-ES"/>
            </w:rPr>
          </w:pPr>
          <w:ins w:id="48"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"_Toc140005132"</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2.2.</w:t>
            </w:r>
            <w:r>
              <w:rPr>
                <w:rFonts w:eastAsiaTheme="minorEastAsia"/>
                <w:noProof/>
                <w:sz w:val="22"/>
                <w:lang w:eastAsia="es-ES"/>
              </w:rPr>
              <w:tab/>
            </w:r>
            <w:r w:rsidRPr="005B6799">
              <w:rPr>
                <w:rStyle w:val="Hipervnculo"/>
                <w:noProof/>
              </w:rPr>
              <w:t>DevOps</w:t>
            </w:r>
            <w:r>
              <w:rPr>
                <w:noProof/>
                <w:webHidden/>
              </w:rPr>
              <w:tab/>
            </w:r>
            <w:r>
              <w:rPr>
                <w:noProof/>
                <w:webHidden/>
              </w:rPr>
              <w:fldChar w:fldCharType="begin"/>
            </w:r>
            <w:r>
              <w:rPr>
                <w:noProof/>
                <w:webHidden/>
              </w:rPr>
              <w:instrText xml:space="preserve"> PAGEREF _Toc140005132 \h </w:instrText>
            </w:r>
            <w:r>
              <w:rPr>
                <w:noProof/>
                <w:webHidden/>
              </w:rPr>
            </w:r>
          </w:ins>
          <w:r>
            <w:rPr>
              <w:noProof/>
              <w:webHidden/>
            </w:rPr>
            <w:fldChar w:fldCharType="separate"/>
          </w:r>
          <w:ins w:id="49" w:author="Alfonso Díez Ramírez" w:date="2023-07-11T21:57:00Z">
            <w:r>
              <w:rPr>
                <w:noProof/>
                <w:webHidden/>
              </w:rPr>
              <w:t>15</w:t>
            </w:r>
            <w:r>
              <w:rPr>
                <w:noProof/>
                <w:webHidden/>
              </w:rPr>
              <w:fldChar w:fldCharType="end"/>
            </w:r>
            <w:r w:rsidRPr="005B6799">
              <w:rPr>
                <w:rStyle w:val="Hipervnculo"/>
                <w:noProof/>
              </w:rPr>
              <w:fldChar w:fldCharType="end"/>
            </w:r>
          </w:ins>
        </w:p>
        <w:p w14:paraId="4D12ACAC" w14:textId="7279E54C" w:rsidR="00B45B81" w:rsidRDefault="00B45B81">
          <w:pPr>
            <w:pStyle w:val="TDC3"/>
            <w:tabs>
              <w:tab w:val="left" w:pos="1100"/>
              <w:tab w:val="right" w:leader="dot" w:pos="8494"/>
            </w:tabs>
            <w:rPr>
              <w:ins w:id="50" w:author="Alfonso Díez Ramírez" w:date="2023-07-11T21:57:00Z"/>
              <w:rFonts w:eastAsiaTheme="minorEastAsia"/>
              <w:noProof/>
              <w:sz w:val="22"/>
              <w:lang w:eastAsia="es-ES"/>
            </w:rPr>
          </w:pPr>
          <w:ins w:id="51"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"_Toc140005133"</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2.3.</w:t>
            </w:r>
            <w:r>
              <w:rPr>
                <w:rFonts w:eastAsiaTheme="minorEastAsia"/>
                <w:noProof/>
                <w:sz w:val="22"/>
                <w:lang w:eastAsia="es-ES"/>
              </w:rPr>
              <w:tab/>
            </w:r>
            <w:r w:rsidRPr="005B6799">
              <w:rPr>
                <w:rStyle w:val="Hipervnculo"/>
                <w:noProof/>
              </w:rPr>
              <w:t>Vagrant</w:t>
            </w:r>
            <w:r>
              <w:rPr>
                <w:noProof/>
                <w:webHidden/>
              </w:rPr>
              <w:tab/>
            </w:r>
            <w:r>
              <w:rPr>
                <w:noProof/>
                <w:webHidden/>
              </w:rPr>
              <w:fldChar w:fldCharType="begin"/>
            </w:r>
            <w:r>
              <w:rPr>
                <w:noProof/>
                <w:webHidden/>
              </w:rPr>
              <w:instrText xml:space="preserve"> PAGEREF _Toc140005133 \h </w:instrText>
            </w:r>
            <w:r>
              <w:rPr>
                <w:noProof/>
                <w:webHidden/>
              </w:rPr>
            </w:r>
          </w:ins>
          <w:r>
            <w:rPr>
              <w:noProof/>
              <w:webHidden/>
            </w:rPr>
            <w:fldChar w:fldCharType="separate"/>
          </w:r>
          <w:ins w:id="52" w:author="Alfonso Díez Ramírez" w:date="2023-07-11T21:57:00Z">
            <w:r>
              <w:rPr>
                <w:noProof/>
                <w:webHidden/>
              </w:rPr>
              <w:t>17</w:t>
            </w:r>
            <w:r>
              <w:rPr>
                <w:noProof/>
                <w:webHidden/>
              </w:rPr>
              <w:fldChar w:fldCharType="end"/>
            </w:r>
            <w:r w:rsidRPr="005B6799">
              <w:rPr>
                <w:rStyle w:val="Hipervnculo"/>
                <w:noProof/>
              </w:rPr>
              <w:fldChar w:fldCharType="end"/>
            </w:r>
          </w:ins>
        </w:p>
        <w:p w14:paraId="607729CF" w14:textId="257184FD" w:rsidR="00B45B81" w:rsidRDefault="00B45B81">
          <w:pPr>
            <w:pStyle w:val="TDC3"/>
            <w:tabs>
              <w:tab w:val="left" w:pos="1100"/>
              <w:tab w:val="right" w:leader="dot" w:pos="8494"/>
            </w:tabs>
            <w:rPr>
              <w:ins w:id="53" w:author="Alfonso Díez Ramírez" w:date="2023-07-11T21:57:00Z"/>
              <w:rFonts w:eastAsiaTheme="minorEastAsia"/>
              <w:noProof/>
              <w:sz w:val="22"/>
              <w:lang w:eastAsia="es-ES"/>
            </w:rPr>
          </w:pPr>
          <w:ins w:id="54"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"_Toc140005134"</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2.4.</w:t>
            </w:r>
            <w:r>
              <w:rPr>
                <w:rFonts w:eastAsiaTheme="minorEastAsia"/>
                <w:noProof/>
                <w:sz w:val="22"/>
                <w:lang w:eastAsia="es-ES"/>
              </w:rPr>
              <w:tab/>
            </w:r>
            <w:r w:rsidRPr="005B6799">
              <w:rPr>
                <w:rStyle w:val="Hipervnculo"/>
                <w:noProof/>
              </w:rPr>
              <w:t>ELK Stack</w:t>
            </w:r>
            <w:r>
              <w:rPr>
                <w:noProof/>
                <w:webHidden/>
              </w:rPr>
              <w:tab/>
            </w:r>
            <w:r>
              <w:rPr>
                <w:noProof/>
                <w:webHidden/>
              </w:rPr>
              <w:fldChar w:fldCharType="begin"/>
            </w:r>
            <w:r>
              <w:rPr>
                <w:noProof/>
                <w:webHidden/>
              </w:rPr>
              <w:instrText xml:space="preserve"> PAGEREF _Toc140005134 \h </w:instrText>
            </w:r>
            <w:r>
              <w:rPr>
                <w:noProof/>
                <w:webHidden/>
              </w:rPr>
            </w:r>
          </w:ins>
          <w:r>
            <w:rPr>
              <w:noProof/>
              <w:webHidden/>
            </w:rPr>
            <w:fldChar w:fldCharType="separate"/>
          </w:r>
          <w:ins w:id="55" w:author="Alfonso Díez Ramírez" w:date="2023-07-11T21:57:00Z">
            <w:r>
              <w:rPr>
                <w:noProof/>
                <w:webHidden/>
              </w:rPr>
              <w:t>20</w:t>
            </w:r>
            <w:r>
              <w:rPr>
                <w:noProof/>
                <w:webHidden/>
              </w:rPr>
              <w:fldChar w:fldCharType="end"/>
            </w:r>
            <w:r w:rsidRPr="005B6799">
              <w:rPr>
                <w:rStyle w:val="Hipervnculo"/>
                <w:noProof/>
              </w:rPr>
              <w:fldChar w:fldCharType="end"/>
            </w:r>
          </w:ins>
        </w:p>
        <w:p w14:paraId="568BD68B" w14:textId="4021BA45" w:rsidR="00B45B81" w:rsidRDefault="00B45B81">
          <w:pPr>
            <w:pStyle w:val="TDC3"/>
            <w:tabs>
              <w:tab w:val="left" w:pos="1100"/>
              <w:tab w:val="right" w:leader="dot" w:pos="8494"/>
            </w:tabs>
            <w:rPr>
              <w:ins w:id="56" w:author="Alfonso Díez Ramírez" w:date="2023-07-11T21:57:00Z"/>
              <w:rFonts w:eastAsiaTheme="minorEastAsia"/>
              <w:noProof/>
              <w:sz w:val="22"/>
              <w:lang w:eastAsia="es-ES"/>
            </w:rPr>
          </w:pPr>
          <w:ins w:id="57"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"_Toc140005135"</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2.5.</w:t>
            </w:r>
            <w:r>
              <w:rPr>
                <w:rFonts w:eastAsiaTheme="minorEastAsia"/>
                <w:noProof/>
                <w:sz w:val="22"/>
                <w:lang w:eastAsia="es-ES"/>
              </w:rPr>
              <w:tab/>
            </w:r>
            <w:r w:rsidRPr="005B6799">
              <w:rPr>
                <w:rStyle w:val="Hipervnculo"/>
                <w:noProof/>
              </w:rPr>
              <w:t>Kubernetes y K3S</w:t>
            </w:r>
            <w:r>
              <w:rPr>
                <w:noProof/>
                <w:webHidden/>
              </w:rPr>
              <w:tab/>
            </w:r>
            <w:r>
              <w:rPr>
                <w:noProof/>
                <w:webHidden/>
              </w:rPr>
              <w:fldChar w:fldCharType="begin"/>
            </w:r>
            <w:r>
              <w:rPr>
                <w:noProof/>
                <w:webHidden/>
              </w:rPr>
              <w:instrText xml:space="preserve"> PAGEREF _Toc140005135 \h </w:instrText>
            </w:r>
            <w:r>
              <w:rPr>
                <w:noProof/>
                <w:webHidden/>
              </w:rPr>
            </w:r>
          </w:ins>
          <w:r>
            <w:rPr>
              <w:noProof/>
              <w:webHidden/>
            </w:rPr>
            <w:fldChar w:fldCharType="separate"/>
          </w:r>
          <w:ins w:id="58" w:author="Alfonso Díez Ramírez" w:date="2023-07-11T21:57:00Z">
            <w:r>
              <w:rPr>
                <w:noProof/>
                <w:webHidden/>
              </w:rPr>
              <w:t>25</w:t>
            </w:r>
            <w:r>
              <w:rPr>
                <w:noProof/>
                <w:webHidden/>
              </w:rPr>
              <w:fldChar w:fldCharType="end"/>
            </w:r>
            <w:r w:rsidRPr="005B6799">
              <w:rPr>
                <w:rStyle w:val="Hipervnculo"/>
                <w:noProof/>
              </w:rPr>
              <w:fldChar w:fldCharType="end"/>
            </w:r>
          </w:ins>
        </w:p>
        <w:p w14:paraId="4DB2855C" w14:textId="64B8DE41" w:rsidR="00B45B81" w:rsidRDefault="00B45B81">
          <w:pPr>
            <w:pStyle w:val="TDC3"/>
            <w:tabs>
              <w:tab w:val="left" w:pos="1100"/>
              <w:tab w:val="right" w:leader="dot" w:pos="8494"/>
            </w:tabs>
            <w:rPr>
              <w:ins w:id="59" w:author="Alfonso Díez Ramírez" w:date="2023-07-11T21:57:00Z"/>
              <w:rFonts w:eastAsiaTheme="minorEastAsia"/>
              <w:noProof/>
              <w:sz w:val="22"/>
              <w:lang w:eastAsia="es-ES"/>
            </w:rPr>
          </w:pPr>
          <w:ins w:id="60"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"_Toc140005136"</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2.6.</w:t>
            </w:r>
            <w:r>
              <w:rPr>
                <w:rFonts w:eastAsiaTheme="minorEastAsia"/>
                <w:noProof/>
                <w:sz w:val="22"/>
                <w:lang w:eastAsia="es-ES"/>
              </w:rPr>
              <w:tab/>
            </w:r>
            <w:r w:rsidRPr="005B6799">
              <w:rPr>
                <w:rStyle w:val="Hipervnculo"/>
                <w:noProof/>
              </w:rPr>
              <w:t>Mosquitto (MQTT)</w:t>
            </w:r>
            <w:r>
              <w:rPr>
                <w:noProof/>
                <w:webHidden/>
              </w:rPr>
              <w:tab/>
            </w:r>
            <w:r>
              <w:rPr>
                <w:noProof/>
                <w:webHidden/>
              </w:rPr>
              <w:fldChar w:fldCharType="begin"/>
            </w:r>
            <w:r>
              <w:rPr>
                <w:noProof/>
                <w:webHidden/>
              </w:rPr>
              <w:instrText xml:space="preserve"> PAGEREF _Toc140005136 \h </w:instrText>
            </w:r>
            <w:r>
              <w:rPr>
                <w:noProof/>
                <w:webHidden/>
              </w:rPr>
            </w:r>
          </w:ins>
          <w:r>
            <w:rPr>
              <w:noProof/>
              <w:webHidden/>
            </w:rPr>
            <w:fldChar w:fldCharType="separate"/>
          </w:r>
          <w:ins w:id="61" w:author="Alfonso Díez Ramírez" w:date="2023-07-11T21:57:00Z">
            <w:r>
              <w:rPr>
                <w:noProof/>
                <w:webHidden/>
              </w:rPr>
              <w:t>28</w:t>
            </w:r>
            <w:r>
              <w:rPr>
                <w:noProof/>
                <w:webHidden/>
              </w:rPr>
              <w:fldChar w:fldCharType="end"/>
            </w:r>
            <w:r w:rsidRPr="005B6799">
              <w:rPr>
                <w:rStyle w:val="Hipervnculo"/>
                <w:noProof/>
              </w:rPr>
              <w:fldChar w:fldCharType="end"/>
            </w:r>
          </w:ins>
        </w:p>
        <w:p w14:paraId="54B305B8" w14:textId="0062B216" w:rsidR="00B45B81" w:rsidRDefault="00B45B81">
          <w:pPr>
            <w:pStyle w:val="TDC3"/>
            <w:tabs>
              <w:tab w:val="left" w:pos="1100"/>
              <w:tab w:val="right" w:leader="dot" w:pos="8494"/>
            </w:tabs>
            <w:rPr>
              <w:ins w:id="62" w:author="Alfonso Díez Ramírez" w:date="2023-07-11T21:57:00Z"/>
              <w:rFonts w:eastAsiaTheme="minorEastAsia"/>
              <w:noProof/>
              <w:sz w:val="22"/>
              <w:lang w:eastAsia="es-ES"/>
            </w:rPr>
          </w:pPr>
          <w:ins w:id="63"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"_Toc140005137"</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2.7.</w:t>
            </w:r>
            <w:r>
              <w:rPr>
                <w:rFonts w:eastAsiaTheme="minorEastAsia"/>
                <w:noProof/>
                <w:sz w:val="22"/>
                <w:lang w:eastAsia="es-ES"/>
              </w:rPr>
              <w:tab/>
            </w:r>
            <w:r w:rsidRPr="005B6799">
              <w:rPr>
                <w:rStyle w:val="Hipervnculo"/>
                <w:noProof/>
              </w:rPr>
              <w:t>Jenkins</w:t>
            </w:r>
            <w:r>
              <w:rPr>
                <w:noProof/>
                <w:webHidden/>
              </w:rPr>
              <w:tab/>
            </w:r>
            <w:r>
              <w:rPr>
                <w:noProof/>
                <w:webHidden/>
              </w:rPr>
              <w:fldChar w:fldCharType="begin"/>
            </w:r>
            <w:r>
              <w:rPr>
                <w:noProof/>
                <w:webHidden/>
              </w:rPr>
              <w:instrText xml:space="preserve"> PAGEREF _Toc140005137 \h </w:instrText>
            </w:r>
            <w:r>
              <w:rPr>
                <w:noProof/>
                <w:webHidden/>
              </w:rPr>
            </w:r>
          </w:ins>
          <w:r>
            <w:rPr>
              <w:noProof/>
              <w:webHidden/>
            </w:rPr>
            <w:fldChar w:fldCharType="separate"/>
          </w:r>
          <w:ins w:id="64" w:author="Alfonso Díez Ramírez" w:date="2023-07-11T21:57:00Z">
            <w:r>
              <w:rPr>
                <w:noProof/>
                <w:webHidden/>
              </w:rPr>
              <w:t>31</w:t>
            </w:r>
            <w:r>
              <w:rPr>
                <w:noProof/>
                <w:webHidden/>
              </w:rPr>
              <w:fldChar w:fldCharType="end"/>
            </w:r>
            <w:r w:rsidRPr="005B6799">
              <w:rPr>
                <w:rStyle w:val="Hipervnculo"/>
                <w:noProof/>
              </w:rPr>
              <w:fldChar w:fldCharType="end"/>
            </w:r>
          </w:ins>
        </w:p>
        <w:p w14:paraId="72EF41E0" w14:textId="45D1BCB4" w:rsidR="00B45B81" w:rsidRDefault="00B45B81">
          <w:pPr>
            <w:pStyle w:val="TDC2"/>
            <w:tabs>
              <w:tab w:val="left" w:pos="660"/>
              <w:tab w:val="right" w:leader="dot" w:pos="8494"/>
            </w:tabs>
            <w:rPr>
              <w:ins w:id="65" w:author="Alfonso Díez Ramírez" w:date="2023-07-11T21:57:00Z"/>
              <w:rFonts w:eastAsiaTheme="minorEastAsia"/>
              <w:noProof/>
              <w:sz w:val="22"/>
              <w:lang w:eastAsia="es-ES"/>
            </w:rPr>
          </w:pPr>
          <w:ins w:id="66"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"_Toc140005138"</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3.</w:t>
            </w:r>
            <w:r>
              <w:rPr>
                <w:rFonts w:eastAsiaTheme="minorEastAsia"/>
                <w:noProof/>
                <w:sz w:val="22"/>
                <w:lang w:eastAsia="es-ES"/>
              </w:rPr>
              <w:tab/>
            </w:r>
            <w:r w:rsidRPr="005B6799">
              <w:rPr>
                <w:rStyle w:val="Hipervnculo"/>
                <w:noProof/>
              </w:rPr>
              <w:t>Descripción de la Plataforma DevOps</w:t>
            </w:r>
            <w:r>
              <w:rPr>
                <w:noProof/>
                <w:webHidden/>
              </w:rPr>
              <w:tab/>
            </w:r>
            <w:r>
              <w:rPr>
                <w:noProof/>
                <w:webHidden/>
              </w:rPr>
              <w:fldChar w:fldCharType="begin"/>
            </w:r>
            <w:r>
              <w:rPr>
                <w:noProof/>
                <w:webHidden/>
              </w:rPr>
              <w:instrText xml:space="preserve"> PAGEREF _Toc140005138 \h </w:instrText>
            </w:r>
            <w:r>
              <w:rPr>
                <w:noProof/>
                <w:webHidden/>
              </w:rPr>
            </w:r>
          </w:ins>
          <w:r>
            <w:rPr>
              <w:noProof/>
              <w:webHidden/>
            </w:rPr>
            <w:fldChar w:fldCharType="separate"/>
          </w:r>
          <w:ins w:id="67" w:author="Alfonso Díez Ramírez" w:date="2023-07-11T21:57:00Z">
            <w:r>
              <w:rPr>
                <w:noProof/>
                <w:webHidden/>
              </w:rPr>
              <w:t>34</w:t>
            </w:r>
            <w:r>
              <w:rPr>
                <w:noProof/>
                <w:webHidden/>
              </w:rPr>
              <w:fldChar w:fldCharType="end"/>
            </w:r>
            <w:r w:rsidRPr="005B6799">
              <w:rPr>
                <w:rStyle w:val="Hipervnculo"/>
                <w:noProof/>
              </w:rPr>
              <w:fldChar w:fldCharType="end"/>
            </w:r>
          </w:ins>
        </w:p>
        <w:p w14:paraId="5FBF2D01" w14:textId="6BB36394" w:rsidR="00B45B81" w:rsidRDefault="00B45B81">
          <w:pPr>
            <w:pStyle w:val="TDC3"/>
            <w:tabs>
              <w:tab w:val="left" w:pos="1100"/>
              <w:tab w:val="right" w:leader="dot" w:pos="8494"/>
            </w:tabs>
            <w:rPr>
              <w:ins w:id="68" w:author="Alfonso Díez Ramírez" w:date="2023-07-11T21:57:00Z"/>
              <w:rFonts w:eastAsiaTheme="minorEastAsia"/>
              <w:noProof/>
              <w:sz w:val="22"/>
              <w:lang w:eastAsia="es-ES"/>
            </w:rPr>
          </w:pPr>
          <w:ins w:id="69"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"_Toc140005139"</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3.1.</w:t>
            </w:r>
            <w:r>
              <w:rPr>
                <w:rFonts w:eastAsiaTheme="minorEastAsia"/>
                <w:noProof/>
                <w:sz w:val="22"/>
                <w:lang w:eastAsia="es-ES"/>
              </w:rPr>
              <w:tab/>
            </w:r>
            <w:r w:rsidRPr="005B6799">
              <w:rPr>
                <w:rStyle w:val="Hipervnculo"/>
                <w:noProof/>
              </w:rPr>
              <w:t xml:space="preserve"> Arquitectura de la solución</w:t>
            </w:r>
            <w:r>
              <w:rPr>
                <w:noProof/>
                <w:webHidden/>
              </w:rPr>
              <w:tab/>
            </w:r>
            <w:r>
              <w:rPr>
                <w:noProof/>
                <w:webHidden/>
              </w:rPr>
              <w:fldChar w:fldCharType="begin"/>
            </w:r>
            <w:r>
              <w:rPr>
                <w:noProof/>
                <w:webHidden/>
              </w:rPr>
              <w:instrText xml:space="preserve"> PAGEREF _Toc140005139 \h </w:instrText>
            </w:r>
            <w:r>
              <w:rPr>
                <w:noProof/>
                <w:webHidden/>
              </w:rPr>
            </w:r>
          </w:ins>
          <w:r>
            <w:rPr>
              <w:noProof/>
              <w:webHidden/>
            </w:rPr>
            <w:fldChar w:fldCharType="separate"/>
          </w:r>
          <w:ins w:id="70" w:author="Alfonso Díez Ramírez" w:date="2023-07-11T21:57:00Z">
            <w:r>
              <w:rPr>
                <w:noProof/>
                <w:webHidden/>
              </w:rPr>
              <w:t>34</w:t>
            </w:r>
            <w:r>
              <w:rPr>
                <w:noProof/>
                <w:webHidden/>
              </w:rPr>
              <w:fldChar w:fldCharType="end"/>
            </w:r>
            <w:r w:rsidRPr="005B6799">
              <w:rPr>
                <w:rStyle w:val="Hipervnculo"/>
                <w:noProof/>
              </w:rPr>
              <w:fldChar w:fldCharType="end"/>
            </w:r>
          </w:ins>
        </w:p>
        <w:p w14:paraId="442E584E" w14:textId="229DCA5D" w:rsidR="00B45B81" w:rsidRDefault="00B45B81">
          <w:pPr>
            <w:pStyle w:val="TDC3"/>
            <w:tabs>
              <w:tab w:val="left" w:pos="1100"/>
              <w:tab w:val="right" w:leader="dot" w:pos="8494"/>
            </w:tabs>
            <w:rPr>
              <w:ins w:id="71" w:author="Alfonso Díez Ramírez" w:date="2023-07-11T21:57:00Z"/>
              <w:rFonts w:eastAsiaTheme="minorEastAsia"/>
              <w:noProof/>
              <w:sz w:val="22"/>
              <w:lang w:eastAsia="es-ES"/>
            </w:rPr>
          </w:pPr>
          <w:ins w:id="72"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"_Toc140005140"</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3.2.</w:t>
            </w:r>
            <w:r>
              <w:rPr>
                <w:rFonts w:eastAsiaTheme="minorEastAsia"/>
                <w:noProof/>
                <w:sz w:val="22"/>
                <w:lang w:eastAsia="es-ES"/>
              </w:rPr>
              <w:tab/>
            </w:r>
            <w:r w:rsidRPr="005B6799">
              <w:rPr>
                <w:rStyle w:val="Hipervnculo"/>
                <w:noProof/>
              </w:rPr>
              <w:t>Decisiones de Diseño</w:t>
            </w:r>
            <w:r>
              <w:rPr>
                <w:noProof/>
                <w:webHidden/>
              </w:rPr>
              <w:tab/>
            </w:r>
            <w:r>
              <w:rPr>
                <w:noProof/>
                <w:webHidden/>
              </w:rPr>
              <w:fldChar w:fldCharType="begin"/>
            </w:r>
            <w:r>
              <w:rPr>
                <w:noProof/>
                <w:webHidden/>
              </w:rPr>
              <w:instrText xml:space="preserve"> PAGEREF _Toc140005140 \h </w:instrText>
            </w:r>
            <w:r>
              <w:rPr>
                <w:noProof/>
                <w:webHidden/>
              </w:rPr>
            </w:r>
          </w:ins>
          <w:r>
            <w:rPr>
              <w:noProof/>
              <w:webHidden/>
            </w:rPr>
            <w:fldChar w:fldCharType="separate"/>
          </w:r>
          <w:ins w:id="73" w:author="Alfonso Díez Ramírez" w:date="2023-07-11T21:57:00Z">
            <w:r>
              <w:rPr>
                <w:noProof/>
                <w:webHidden/>
              </w:rPr>
              <w:t>36</w:t>
            </w:r>
            <w:r>
              <w:rPr>
                <w:noProof/>
                <w:webHidden/>
              </w:rPr>
              <w:fldChar w:fldCharType="end"/>
            </w:r>
            <w:r w:rsidRPr="005B6799">
              <w:rPr>
                <w:rStyle w:val="Hipervnculo"/>
                <w:noProof/>
              </w:rPr>
              <w:fldChar w:fldCharType="end"/>
            </w:r>
          </w:ins>
        </w:p>
        <w:p w14:paraId="40FE731D" w14:textId="3190DAFC" w:rsidR="00B45B81" w:rsidRDefault="00B45B81">
          <w:pPr>
            <w:pStyle w:val="TDC3"/>
            <w:tabs>
              <w:tab w:val="left" w:pos="1100"/>
              <w:tab w:val="right" w:leader="dot" w:pos="8494"/>
            </w:tabs>
            <w:rPr>
              <w:ins w:id="74" w:author="Alfonso Díez Ramírez" w:date="2023-07-11T21:57:00Z"/>
              <w:rFonts w:eastAsiaTheme="minorEastAsia"/>
              <w:noProof/>
              <w:sz w:val="22"/>
              <w:lang w:eastAsia="es-ES"/>
            </w:rPr>
          </w:pPr>
          <w:ins w:id="75"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"_Toc140005141"</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3.3.</w:t>
            </w:r>
            <w:r>
              <w:rPr>
                <w:rFonts w:eastAsiaTheme="minorEastAsia"/>
                <w:noProof/>
                <w:sz w:val="22"/>
                <w:lang w:eastAsia="es-ES"/>
              </w:rPr>
              <w:tab/>
            </w:r>
            <w:r w:rsidRPr="005B6799">
              <w:rPr>
                <w:rStyle w:val="Hipervnculo"/>
                <w:noProof/>
              </w:rPr>
              <w:t>Configuración del entorno</w:t>
            </w:r>
            <w:r>
              <w:rPr>
                <w:noProof/>
                <w:webHidden/>
              </w:rPr>
              <w:tab/>
            </w:r>
            <w:r>
              <w:rPr>
                <w:noProof/>
                <w:webHidden/>
              </w:rPr>
              <w:fldChar w:fldCharType="begin"/>
            </w:r>
            <w:r>
              <w:rPr>
                <w:noProof/>
                <w:webHidden/>
              </w:rPr>
              <w:instrText xml:space="preserve"> PAGEREF _Toc140005141 \h </w:instrText>
            </w:r>
            <w:r>
              <w:rPr>
                <w:noProof/>
                <w:webHidden/>
              </w:rPr>
            </w:r>
          </w:ins>
          <w:r>
            <w:rPr>
              <w:noProof/>
              <w:webHidden/>
            </w:rPr>
            <w:fldChar w:fldCharType="separate"/>
          </w:r>
          <w:ins w:id="76" w:author="Alfonso Díez Ramírez" w:date="2023-07-11T21:57:00Z">
            <w:r>
              <w:rPr>
                <w:noProof/>
                <w:webHidden/>
              </w:rPr>
              <w:t>40</w:t>
            </w:r>
            <w:r>
              <w:rPr>
                <w:noProof/>
                <w:webHidden/>
              </w:rPr>
              <w:fldChar w:fldCharType="end"/>
            </w:r>
            <w:r w:rsidRPr="005B6799">
              <w:rPr>
                <w:rStyle w:val="Hipervnculo"/>
                <w:noProof/>
              </w:rPr>
              <w:fldChar w:fldCharType="end"/>
            </w:r>
          </w:ins>
        </w:p>
        <w:p w14:paraId="7C930403" w14:textId="2D561F0D" w:rsidR="00B45B81" w:rsidRDefault="00B45B81">
          <w:pPr>
            <w:pStyle w:val="TDC3"/>
            <w:tabs>
              <w:tab w:val="left" w:pos="1100"/>
              <w:tab w:val="right" w:leader="dot" w:pos="8494"/>
            </w:tabs>
            <w:rPr>
              <w:ins w:id="77" w:author="Alfonso Díez Ramírez" w:date="2023-07-11T21:57:00Z"/>
              <w:rFonts w:eastAsiaTheme="minorEastAsia"/>
              <w:noProof/>
              <w:sz w:val="22"/>
              <w:lang w:eastAsia="es-ES"/>
            </w:rPr>
          </w:pPr>
          <w:ins w:id="78"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"_Toc140005142"</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3.4.</w:t>
            </w:r>
            <w:r>
              <w:rPr>
                <w:rFonts w:eastAsiaTheme="minorEastAsia"/>
                <w:noProof/>
                <w:sz w:val="22"/>
                <w:lang w:eastAsia="es-ES"/>
              </w:rPr>
              <w:tab/>
            </w:r>
            <w:r w:rsidRPr="005B6799">
              <w:rPr>
                <w:rStyle w:val="Hipervnculo"/>
                <w:noProof/>
              </w:rPr>
              <w:t>Pruebas y validación</w:t>
            </w:r>
            <w:r>
              <w:rPr>
                <w:noProof/>
                <w:webHidden/>
              </w:rPr>
              <w:tab/>
            </w:r>
            <w:r>
              <w:rPr>
                <w:noProof/>
                <w:webHidden/>
              </w:rPr>
              <w:fldChar w:fldCharType="begin"/>
            </w:r>
            <w:r>
              <w:rPr>
                <w:noProof/>
                <w:webHidden/>
              </w:rPr>
              <w:instrText xml:space="preserve"> PAGEREF _Toc140005142 \h </w:instrText>
            </w:r>
            <w:r>
              <w:rPr>
                <w:noProof/>
                <w:webHidden/>
              </w:rPr>
            </w:r>
          </w:ins>
          <w:r>
            <w:rPr>
              <w:noProof/>
              <w:webHidden/>
            </w:rPr>
            <w:fldChar w:fldCharType="separate"/>
          </w:r>
          <w:ins w:id="79" w:author="Alfonso Díez Ramírez" w:date="2023-07-11T21:57:00Z">
            <w:r>
              <w:rPr>
                <w:noProof/>
                <w:webHidden/>
              </w:rPr>
              <w:t>45</w:t>
            </w:r>
            <w:r>
              <w:rPr>
                <w:noProof/>
                <w:webHidden/>
              </w:rPr>
              <w:fldChar w:fldCharType="end"/>
            </w:r>
            <w:r w:rsidRPr="005B6799">
              <w:rPr>
                <w:rStyle w:val="Hipervnculo"/>
                <w:noProof/>
              </w:rPr>
              <w:fldChar w:fldCharType="end"/>
            </w:r>
          </w:ins>
        </w:p>
        <w:p w14:paraId="2F0DD72F" w14:textId="17359BF0" w:rsidR="00B45B81" w:rsidRDefault="00B45B81">
          <w:pPr>
            <w:pStyle w:val="TDC2"/>
            <w:tabs>
              <w:tab w:val="left" w:pos="660"/>
              <w:tab w:val="right" w:leader="dot" w:pos="8494"/>
            </w:tabs>
            <w:rPr>
              <w:ins w:id="80" w:author="Alfonso Díez Ramírez" w:date="2023-07-11T21:57:00Z"/>
              <w:rFonts w:eastAsiaTheme="minorEastAsia"/>
              <w:noProof/>
              <w:sz w:val="22"/>
              <w:lang w:eastAsia="es-ES"/>
            </w:rPr>
          </w:pPr>
          <w:ins w:id="81"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"_Toc140005143"</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4.</w:t>
            </w:r>
            <w:r>
              <w:rPr>
                <w:rFonts w:eastAsiaTheme="minorEastAsia"/>
                <w:noProof/>
                <w:sz w:val="22"/>
                <w:lang w:eastAsia="es-ES"/>
              </w:rPr>
              <w:tab/>
            </w:r>
            <w:r w:rsidRPr="005B6799">
              <w:rPr>
                <w:rStyle w:val="Hipervnculo"/>
                <w:noProof/>
              </w:rPr>
              <w:t>Resultados &amp; Discusión</w:t>
            </w:r>
            <w:r>
              <w:rPr>
                <w:noProof/>
                <w:webHidden/>
              </w:rPr>
              <w:tab/>
            </w:r>
            <w:r>
              <w:rPr>
                <w:noProof/>
                <w:webHidden/>
              </w:rPr>
              <w:fldChar w:fldCharType="begin"/>
            </w:r>
            <w:r>
              <w:rPr>
                <w:noProof/>
                <w:webHidden/>
              </w:rPr>
              <w:instrText xml:space="preserve"> PAGEREF _Toc140005143 \h </w:instrText>
            </w:r>
            <w:r>
              <w:rPr>
                <w:noProof/>
                <w:webHidden/>
              </w:rPr>
            </w:r>
          </w:ins>
          <w:r>
            <w:rPr>
              <w:noProof/>
              <w:webHidden/>
            </w:rPr>
            <w:fldChar w:fldCharType="separate"/>
          </w:r>
          <w:ins w:id="82" w:author="Alfonso Díez Ramírez" w:date="2023-07-11T21:57:00Z">
            <w:r>
              <w:rPr>
                <w:noProof/>
                <w:webHidden/>
              </w:rPr>
              <w:t>49</w:t>
            </w:r>
            <w:r>
              <w:rPr>
                <w:noProof/>
                <w:webHidden/>
              </w:rPr>
              <w:fldChar w:fldCharType="end"/>
            </w:r>
            <w:r w:rsidRPr="005B6799">
              <w:rPr>
                <w:rStyle w:val="Hipervnculo"/>
                <w:noProof/>
              </w:rPr>
              <w:fldChar w:fldCharType="end"/>
            </w:r>
          </w:ins>
        </w:p>
        <w:p w14:paraId="4104F5B9" w14:textId="3877CD32" w:rsidR="00B45B81" w:rsidRDefault="00B45B81">
          <w:pPr>
            <w:pStyle w:val="TDC2"/>
            <w:tabs>
              <w:tab w:val="left" w:pos="660"/>
              <w:tab w:val="right" w:leader="dot" w:pos="8494"/>
            </w:tabs>
            <w:rPr>
              <w:ins w:id="83" w:author="Alfonso Díez Ramírez" w:date="2023-07-11T21:57:00Z"/>
              <w:rFonts w:eastAsiaTheme="minorEastAsia"/>
              <w:noProof/>
              <w:sz w:val="22"/>
              <w:lang w:eastAsia="es-ES"/>
            </w:rPr>
          </w:pPr>
          <w:ins w:id="84"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"_Toc140005144"</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5.</w:t>
            </w:r>
            <w:r>
              <w:rPr>
                <w:rFonts w:eastAsiaTheme="minorEastAsia"/>
                <w:noProof/>
                <w:sz w:val="22"/>
                <w:lang w:eastAsia="es-ES"/>
              </w:rPr>
              <w:tab/>
            </w:r>
            <w:r w:rsidRPr="005B6799">
              <w:rPr>
                <w:rStyle w:val="Hipervnculo"/>
                <w:noProof/>
              </w:rPr>
              <w:t>Conclusiones y Líneas futuras</w:t>
            </w:r>
            <w:r>
              <w:rPr>
                <w:noProof/>
                <w:webHidden/>
              </w:rPr>
              <w:tab/>
            </w:r>
            <w:r>
              <w:rPr>
                <w:noProof/>
                <w:webHidden/>
              </w:rPr>
              <w:fldChar w:fldCharType="begin"/>
            </w:r>
            <w:r>
              <w:rPr>
                <w:noProof/>
                <w:webHidden/>
              </w:rPr>
              <w:instrText xml:space="preserve"> PAGEREF _Toc140005144 \h </w:instrText>
            </w:r>
            <w:r>
              <w:rPr>
                <w:noProof/>
                <w:webHidden/>
              </w:rPr>
            </w:r>
          </w:ins>
          <w:r>
            <w:rPr>
              <w:noProof/>
              <w:webHidden/>
            </w:rPr>
            <w:fldChar w:fldCharType="separate"/>
          </w:r>
          <w:ins w:id="85" w:author="Alfonso Díez Ramírez" w:date="2023-07-11T21:57:00Z">
            <w:r>
              <w:rPr>
                <w:noProof/>
                <w:webHidden/>
              </w:rPr>
              <w:t>49</w:t>
            </w:r>
            <w:r>
              <w:rPr>
                <w:noProof/>
                <w:webHidden/>
              </w:rPr>
              <w:fldChar w:fldCharType="end"/>
            </w:r>
            <w:r w:rsidRPr="005B6799">
              <w:rPr>
                <w:rStyle w:val="Hipervnculo"/>
                <w:noProof/>
              </w:rPr>
              <w:fldChar w:fldCharType="end"/>
            </w:r>
          </w:ins>
        </w:p>
        <w:p w14:paraId="76539744" w14:textId="08A4DDD6" w:rsidR="00B45B81" w:rsidRDefault="00B45B81">
          <w:pPr>
            <w:pStyle w:val="TDC3"/>
            <w:tabs>
              <w:tab w:val="left" w:pos="1100"/>
              <w:tab w:val="right" w:leader="dot" w:pos="8494"/>
            </w:tabs>
            <w:rPr>
              <w:ins w:id="86" w:author="Alfonso Díez Ramírez" w:date="2023-07-11T21:57:00Z"/>
              <w:rFonts w:eastAsiaTheme="minorEastAsia"/>
              <w:noProof/>
              <w:sz w:val="22"/>
              <w:lang w:eastAsia="es-ES"/>
            </w:rPr>
          </w:pPr>
          <w:ins w:id="87"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"_Toc140005145"</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5.1.</w:t>
            </w:r>
            <w:r>
              <w:rPr>
                <w:rFonts w:eastAsiaTheme="minorEastAsia"/>
                <w:noProof/>
                <w:sz w:val="22"/>
                <w:lang w:eastAsia="es-ES"/>
              </w:rPr>
              <w:tab/>
            </w:r>
            <w:r w:rsidRPr="005B6799">
              <w:rPr>
                <w:rStyle w:val="Hipervnculo"/>
                <w:noProof/>
              </w:rPr>
              <w:t>Conclusiones</w:t>
            </w:r>
            <w:r>
              <w:rPr>
                <w:noProof/>
                <w:webHidden/>
              </w:rPr>
              <w:tab/>
            </w:r>
            <w:r>
              <w:rPr>
                <w:noProof/>
                <w:webHidden/>
              </w:rPr>
              <w:fldChar w:fldCharType="begin"/>
            </w:r>
            <w:r>
              <w:rPr>
                <w:noProof/>
                <w:webHidden/>
              </w:rPr>
              <w:instrText xml:space="preserve"> PAGEREF _Toc140005145 \h </w:instrText>
            </w:r>
            <w:r>
              <w:rPr>
                <w:noProof/>
                <w:webHidden/>
              </w:rPr>
            </w:r>
          </w:ins>
          <w:r>
            <w:rPr>
              <w:noProof/>
              <w:webHidden/>
            </w:rPr>
            <w:fldChar w:fldCharType="separate"/>
          </w:r>
          <w:ins w:id="88" w:author="Alfonso Díez Ramírez" w:date="2023-07-11T21:57:00Z">
            <w:r>
              <w:rPr>
                <w:noProof/>
                <w:webHidden/>
              </w:rPr>
              <w:t>49</w:t>
            </w:r>
            <w:r>
              <w:rPr>
                <w:noProof/>
                <w:webHidden/>
              </w:rPr>
              <w:fldChar w:fldCharType="end"/>
            </w:r>
            <w:r w:rsidRPr="005B6799">
              <w:rPr>
                <w:rStyle w:val="Hipervnculo"/>
                <w:noProof/>
              </w:rPr>
              <w:fldChar w:fldCharType="end"/>
            </w:r>
          </w:ins>
        </w:p>
        <w:p w14:paraId="7FDEFC77" w14:textId="32BE54A8" w:rsidR="00B45B81" w:rsidRDefault="00B45B81">
          <w:pPr>
            <w:pStyle w:val="TDC3"/>
            <w:tabs>
              <w:tab w:val="left" w:pos="1100"/>
              <w:tab w:val="right" w:leader="dot" w:pos="8494"/>
            </w:tabs>
            <w:rPr>
              <w:ins w:id="89" w:author="Alfonso Díez Ramírez" w:date="2023-07-11T21:57:00Z"/>
              <w:rFonts w:eastAsiaTheme="minorEastAsia"/>
              <w:noProof/>
              <w:sz w:val="22"/>
              <w:lang w:eastAsia="es-ES"/>
            </w:rPr>
          </w:pPr>
          <w:ins w:id="90"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"_Toc140005146"</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5.2.</w:t>
            </w:r>
            <w:r>
              <w:rPr>
                <w:rFonts w:eastAsiaTheme="minorEastAsia"/>
                <w:noProof/>
                <w:sz w:val="22"/>
                <w:lang w:eastAsia="es-ES"/>
              </w:rPr>
              <w:tab/>
            </w:r>
            <w:r w:rsidRPr="005B6799">
              <w:rPr>
                <w:rStyle w:val="Hipervnculo"/>
                <w:noProof/>
              </w:rPr>
              <w:t>Ampliación funcional</w:t>
            </w:r>
            <w:r>
              <w:rPr>
                <w:noProof/>
                <w:webHidden/>
              </w:rPr>
              <w:tab/>
            </w:r>
            <w:r>
              <w:rPr>
                <w:noProof/>
                <w:webHidden/>
              </w:rPr>
              <w:fldChar w:fldCharType="begin"/>
            </w:r>
            <w:r>
              <w:rPr>
                <w:noProof/>
                <w:webHidden/>
              </w:rPr>
              <w:instrText xml:space="preserve"> PAGEREF _Toc140005146 \h </w:instrText>
            </w:r>
            <w:r>
              <w:rPr>
                <w:noProof/>
                <w:webHidden/>
              </w:rPr>
            </w:r>
          </w:ins>
          <w:r>
            <w:rPr>
              <w:noProof/>
              <w:webHidden/>
            </w:rPr>
            <w:fldChar w:fldCharType="separate"/>
          </w:r>
          <w:ins w:id="91" w:author="Alfonso Díez Ramírez" w:date="2023-07-11T21:57:00Z">
            <w:r>
              <w:rPr>
                <w:noProof/>
                <w:webHidden/>
              </w:rPr>
              <w:t>49</w:t>
            </w:r>
            <w:r>
              <w:rPr>
                <w:noProof/>
                <w:webHidden/>
              </w:rPr>
              <w:fldChar w:fldCharType="end"/>
            </w:r>
            <w:r w:rsidRPr="005B6799">
              <w:rPr>
                <w:rStyle w:val="Hipervnculo"/>
                <w:noProof/>
              </w:rPr>
              <w:fldChar w:fldCharType="end"/>
            </w:r>
          </w:ins>
        </w:p>
        <w:p w14:paraId="28886FAC" w14:textId="6F5A78FA" w:rsidR="00B45B81" w:rsidRDefault="00B45B81">
          <w:pPr>
            <w:pStyle w:val="TDC3"/>
            <w:tabs>
              <w:tab w:val="left" w:pos="1100"/>
              <w:tab w:val="right" w:leader="dot" w:pos="8494"/>
            </w:tabs>
            <w:rPr>
              <w:ins w:id="92" w:author="Alfonso Díez Ramírez" w:date="2023-07-11T21:57:00Z"/>
              <w:rFonts w:eastAsiaTheme="minorEastAsia"/>
              <w:noProof/>
              <w:sz w:val="22"/>
              <w:lang w:eastAsia="es-ES"/>
            </w:rPr>
          </w:pPr>
          <w:ins w:id="93"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"_Toc140005147"</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5.3.</w:t>
            </w:r>
            <w:r>
              <w:rPr>
                <w:rFonts w:eastAsiaTheme="minorEastAsia"/>
                <w:noProof/>
                <w:sz w:val="22"/>
                <w:lang w:eastAsia="es-ES"/>
              </w:rPr>
              <w:tab/>
            </w:r>
            <w:r w:rsidRPr="005B6799">
              <w:rPr>
                <w:rStyle w:val="Hipervnculo"/>
                <w:noProof/>
              </w:rPr>
              <w:t>Seguridad y privacidad</w:t>
            </w:r>
            <w:r>
              <w:rPr>
                <w:noProof/>
                <w:webHidden/>
              </w:rPr>
              <w:tab/>
            </w:r>
            <w:r>
              <w:rPr>
                <w:noProof/>
                <w:webHidden/>
              </w:rPr>
              <w:fldChar w:fldCharType="begin"/>
            </w:r>
            <w:r>
              <w:rPr>
                <w:noProof/>
                <w:webHidden/>
              </w:rPr>
              <w:instrText xml:space="preserve"> PAGEREF _Toc140005147 \h </w:instrText>
            </w:r>
            <w:r>
              <w:rPr>
                <w:noProof/>
                <w:webHidden/>
              </w:rPr>
            </w:r>
          </w:ins>
          <w:r>
            <w:rPr>
              <w:noProof/>
              <w:webHidden/>
            </w:rPr>
            <w:fldChar w:fldCharType="separate"/>
          </w:r>
          <w:ins w:id="94" w:author="Alfonso Díez Ramírez" w:date="2023-07-11T21:57:00Z">
            <w:r>
              <w:rPr>
                <w:noProof/>
                <w:webHidden/>
              </w:rPr>
              <w:t>49</w:t>
            </w:r>
            <w:r>
              <w:rPr>
                <w:noProof/>
                <w:webHidden/>
              </w:rPr>
              <w:fldChar w:fldCharType="end"/>
            </w:r>
            <w:r w:rsidRPr="005B6799">
              <w:rPr>
                <w:rStyle w:val="Hipervnculo"/>
                <w:noProof/>
              </w:rPr>
              <w:fldChar w:fldCharType="end"/>
            </w:r>
          </w:ins>
        </w:p>
        <w:p w14:paraId="1530D881" w14:textId="660EC98B" w:rsidR="00B45B81" w:rsidRDefault="00B45B81">
          <w:pPr>
            <w:pStyle w:val="TDC2"/>
            <w:tabs>
              <w:tab w:val="left" w:pos="660"/>
              <w:tab w:val="right" w:leader="dot" w:pos="8494"/>
            </w:tabs>
            <w:rPr>
              <w:ins w:id="95" w:author="Alfonso Díez Ramírez" w:date="2023-07-11T21:57:00Z"/>
              <w:rFonts w:eastAsiaTheme="minorEastAsia"/>
              <w:noProof/>
              <w:sz w:val="22"/>
              <w:lang w:eastAsia="es-ES"/>
            </w:rPr>
          </w:pPr>
          <w:ins w:id="96"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"_Toc140005148"</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6.</w:t>
            </w:r>
            <w:r>
              <w:rPr>
                <w:rFonts w:eastAsiaTheme="minorEastAsia"/>
                <w:noProof/>
                <w:sz w:val="22"/>
                <w:lang w:eastAsia="es-ES"/>
              </w:rPr>
              <w:tab/>
            </w:r>
            <w:r w:rsidRPr="005B6799">
              <w:rPr>
                <w:rStyle w:val="Hipervnculo"/>
                <w:noProof/>
              </w:rPr>
              <w:t>Bibliografía</w:t>
            </w:r>
            <w:r>
              <w:rPr>
                <w:noProof/>
                <w:webHidden/>
              </w:rPr>
              <w:tab/>
            </w:r>
            <w:r>
              <w:rPr>
                <w:noProof/>
                <w:webHidden/>
              </w:rPr>
              <w:fldChar w:fldCharType="begin"/>
            </w:r>
            <w:r>
              <w:rPr>
                <w:noProof/>
                <w:webHidden/>
              </w:rPr>
              <w:instrText xml:space="preserve"> PAGEREF _Toc140005148 \h </w:instrText>
            </w:r>
            <w:r>
              <w:rPr>
                <w:noProof/>
                <w:webHidden/>
              </w:rPr>
            </w:r>
          </w:ins>
          <w:r>
            <w:rPr>
              <w:noProof/>
              <w:webHidden/>
            </w:rPr>
            <w:fldChar w:fldCharType="separate"/>
          </w:r>
          <w:ins w:id="97" w:author="Alfonso Díez Ramírez" w:date="2023-07-11T21:57:00Z">
            <w:r>
              <w:rPr>
                <w:noProof/>
                <w:webHidden/>
              </w:rPr>
              <w:t>51</w:t>
            </w:r>
            <w:r>
              <w:rPr>
                <w:noProof/>
                <w:webHidden/>
              </w:rPr>
              <w:fldChar w:fldCharType="end"/>
            </w:r>
            <w:r w:rsidRPr="005B6799">
              <w:rPr>
                <w:rStyle w:val="Hipervnculo"/>
                <w:noProof/>
              </w:rPr>
              <w:fldChar w:fldCharType="end"/>
            </w:r>
          </w:ins>
        </w:p>
        <w:p w14:paraId="0DEE7720" w14:textId="2E0F0B5D" w:rsidR="00B45B81" w:rsidRDefault="00B45B81">
          <w:pPr>
            <w:pStyle w:val="TDC2"/>
            <w:tabs>
              <w:tab w:val="right" w:leader="dot" w:pos="8494"/>
            </w:tabs>
            <w:rPr>
              <w:ins w:id="98" w:author="Alfonso Díez Ramírez" w:date="2023-07-11T21:57:00Z"/>
              <w:rFonts w:eastAsiaTheme="minorEastAsia"/>
              <w:noProof/>
              <w:sz w:val="22"/>
              <w:lang w:eastAsia="es-ES"/>
            </w:rPr>
          </w:pPr>
          <w:ins w:id="99" w:author="Alfonso Díez Ramírez" w:date="2023-07-11T21:57:00Z">
            <w:r w:rsidRPr="005B6799">
              <w:rPr>
                <w:rStyle w:val="Hipervnculo"/>
                <w:noProof/>
              </w:rPr>
              <w:lastRenderedPageBreak/>
              <w:fldChar w:fldCharType="begin"/>
            </w:r>
            <w:r w:rsidRPr="005B6799">
              <w:rPr>
                <w:rStyle w:val="Hipervnculo"/>
                <w:noProof/>
              </w:rPr>
              <w:instrText xml:space="preserve"> </w:instrText>
            </w:r>
            <w:r>
              <w:rPr>
                <w:noProof/>
              </w:rPr>
              <w:instrText>HYPERLINK \l "_Toc140005149"</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Anexo. Código</w:t>
            </w:r>
            <w:r>
              <w:rPr>
                <w:noProof/>
                <w:webHidden/>
              </w:rPr>
              <w:tab/>
            </w:r>
            <w:r>
              <w:rPr>
                <w:noProof/>
                <w:webHidden/>
              </w:rPr>
              <w:fldChar w:fldCharType="begin"/>
            </w:r>
            <w:r>
              <w:rPr>
                <w:noProof/>
                <w:webHidden/>
              </w:rPr>
              <w:instrText xml:space="preserve"> PAGEREF _Toc140005149 \h </w:instrText>
            </w:r>
            <w:r>
              <w:rPr>
                <w:noProof/>
                <w:webHidden/>
              </w:rPr>
            </w:r>
          </w:ins>
          <w:r>
            <w:rPr>
              <w:noProof/>
              <w:webHidden/>
            </w:rPr>
            <w:fldChar w:fldCharType="separate"/>
          </w:r>
          <w:ins w:id="100" w:author="Alfonso Díez Ramírez" w:date="2023-07-11T21:57:00Z">
            <w:r>
              <w:rPr>
                <w:noProof/>
                <w:webHidden/>
              </w:rPr>
              <w:t>55</w:t>
            </w:r>
            <w:r>
              <w:rPr>
                <w:noProof/>
                <w:webHidden/>
              </w:rPr>
              <w:fldChar w:fldCharType="end"/>
            </w:r>
            <w:r w:rsidRPr="005B6799">
              <w:rPr>
                <w:rStyle w:val="Hipervnculo"/>
                <w:noProof/>
              </w:rPr>
              <w:fldChar w:fldCharType="end"/>
            </w:r>
          </w:ins>
        </w:p>
        <w:p w14:paraId="105CCB30" w14:textId="2D5E8AFE" w:rsidR="00B45B81" w:rsidRDefault="00B45B81">
          <w:pPr>
            <w:pStyle w:val="TDC3"/>
            <w:tabs>
              <w:tab w:val="left" w:pos="880"/>
              <w:tab w:val="right" w:leader="dot" w:pos="8494"/>
            </w:tabs>
            <w:rPr>
              <w:ins w:id="101" w:author="Alfonso Díez Ramírez" w:date="2023-07-11T21:57:00Z"/>
              <w:rFonts w:eastAsiaTheme="minorEastAsia"/>
              <w:noProof/>
              <w:sz w:val="22"/>
              <w:lang w:eastAsia="es-ES"/>
            </w:rPr>
          </w:pPr>
          <w:ins w:id="102"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"_Toc140005150"</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I.</w:t>
            </w:r>
            <w:r>
              <w:rPr>
                <w:rFonts w:eastAsiaTheme="minorEastAsia"/>
                <w:noProof/>
                <w:sz w:val="22"/>
                <w:lang w:eastAsia="es-ES"/>
              </w:rPr>
              <w:tab/>
            </w:r>
            <w:r w:rsidRPr="005B6799">
              <w:rPr>
                <w:rStyle w:val="Hipervnculo"/>
                <w:noProof/>
              </w:rPr>
              <w:t>Código</w:t>
            </w:r>
            <w:r>
              <w:rPr>
                <w:noProof/>
                <w:webHidden/>
              </w:rPr>
              <w:tab/>
            </w:r>
            <w:r>
              <w:rPr>
                <w:noProof/>
                <w:webHidden/>
              </w:rPr>
              <w:fldChar w:fldCharType="begin"/>
            </w:r>
            <w:r>
              <w:rPr>
                <w:noProof/>
                <w:webHidden/>
              </w:rPr>
              <w:instrText xml:space="preserve"> PAGEREF _Toc140005150 \h </w:instrText>
            </w:r>
            <w:r>
              <w:rPr>
                <w:noProof/>
                <w:webHidden/>
              </w:rPr>
            </w:r>
          </w:ins>
          <w:r>
            <w:rPr>
              <w:noProof/>
              <w:webHidden/>
            </w:rPr>
            <w:fldChar w:fldCharType="separate"/>
          </w:r>
          <w:ins w:id="103" w:author="Alfonso Díez Ramírez" w:date="2023-07-11T21:57:00Z">
            <w:r>
              <w:rPr>
                <w:noProof/>
                <w:webHidden/>
              </w:rPr>
              <w:t>55</w:t>
            </w:r>
            <w:r>
              <w:rPr>
                <w:noProof/>
                <w:webHidden/>
              </w:rPr>
              <w:fldChar w:fldCharType="end"/>
            </w:r>
            <w:r w:rsidRPr="005B6799">
              <w:rPr>
                <w:rStyle w:val="Hipervnculo"/>
                <w:noProof/>
              </w:rPr>
              <w:fldChar w:fldCharType="end"/>
            </w:r>
          </w:ins>
        </w:p>
        <w:p w14:paraId="52EBABA1" w14:textId="61E7A616" w:rsidR="00B45B81" w:rsidRDefault="00B45B81">
          <w:pPr>
            <w:pStyle w:val="TDC3"/>
            <w:tabs>
              <w:tab w:val="left" w:pos="880"/>
              <w:tab w:val="right" w:leader="dot" w:pos="8494"/>
            </w:tabs>
            <w:rPr>
              <w:ins w:id="104" w:author="Alfonso Díez Ramírez" w:date="2023-07-11T21:57:00Z"/>
              <w:rFonts w:eastAsiaTheme="minorEastAsia"/>
              <w:noProof/>
              <w:sz w:val="22"/>
              <w:lang w:eastAsia="es-ES"/>
            </w:rPr>
          </w:pPr>
          <w:ins w:id="105" w:author="Alfonso Díez Ramírez" w:date="2023-07-11T21:57:00Z">
            <w:r w:rsidRPr="005B6799">
              <w:rPr>
                <w:rStyle w:val="Hipervnculo"/>
                <w:noProof/>
              </w:rPr>
              <w:fldChar w:fldCharType="begin"/>
            </w:r>
            <w:r w:rsidRPr="005B6799">
              <w:rPr>
                <w:rStyle w:val="Hipervnculo"/>
                <w:noProof/>
              </w:rPr>
              <w:instrText xml:space="preserve"> </w:instrText>
            </w:r>
            <w:r>
              <w:rPr>
                <w:noProof/>
              </w:rPr>
              <w:instrText>HYPERLINK \l "_Toc140005151"</w:instrText>
            </w:r>
            <w:r w:rsidRPr="005B6799">
              <w:rPr>
                <w:rStyle w:val="Hipervnculo"/>
                <w:noProof/>
              </w:rPr>
              <w:instrText xml:space="preserve"> </w:instrText>
            </w:r>
            <w:r w:rsidRPr="005B6799">
              <w:rPr>
                <w:rStyle w:val="Hipervnculo"/>
                <w:noProof/>
              </w:rPr>
            </w:r>
            <w:r w:rsidRPr="005B6799">
              <w:rPr>
                <w:rStyle w:val="Hipervnculo"/>
                <w:noProof/>
              </w:rPr>
              <w:fldChar w:fldCharType="separate"/>
            </w:r>
            <w:r w:rsidRPr="005B6799">
              <w:rPr>
                <w:rStyle w:val="Hipervnculo"/>
                <w:noProof/>
              </w:rPr>
              <w:t>II.</w:t>
            </w:r>
            <w:r>
              <w:rPr>
                <w:rFonts w:eastAsiaTheme="minorEastAsia"/>
                <w:noProof/>
                <w:sz w:val="22"/>
                <w:lang w:eastAsia="es-ES"/>
              </w:rPr>
              <w:tab/>
            </w:r>
            <w:r w:rsidRPr="005B6799">
              <w:rPr>
                <w:rStyle w:val="Hipervnculo"/>
                <w:noProof/>
              </w:rPr>
              <w:t>Archivos de configuración:</w:t>
            </w:r>
            <w:r>
              <w:rPr>
                <w:noProof/>
                <w:webHidden/>
              </w:rPr>
              <w:tab/>
            </w:r>
            <w:r>
              <w:rPr>
                <w:noProof/>
                <w:webHidden/>
              </w:rPr>
              <w:fldChar w:fldCharType="begin"/>
            </w:r>
            <w:r>
              <w:rPr>
                <w:noProof/>
                <w:webHidden/>
              </w:rPr>
              <w:instrText xml:space="preserve"> PAGEREF _Toc140005151 \h </w:instrText>
            </w:r>
            <w:r>
              <w:rPr>
                <w:noProof/>
                <w:webHidden/>
              </w:rPr>
            </w:r>
          </w:ins>
          <w:r>
            <w:rPr>
              <w:noProof/>
              <w:webHidden/>
            </w:rPr>
            <w:fldChar w:fldCharType="separate"/>
          </w:r>
          <w:ins w:id="106" w:author="Alfonso Díez Ramírez" w:date="2023-07-11T21:57:00Z">
            <w:r>
              <w:rPr>
                <w:noProof/>
                <w:webHidden/>
              </w:rPr>
              <w:t>73</w:t>
            </w:r>
            <w:r>
              <w:rPr>
                <w:noProof/>
                <w:webHidden/>
              </w:rPr>
              <w:fldChar w:fldCharType="end"/>
            </w:r>
            <w:r w:rsidRPr="005B6799">
              <w:rPr>
                <w:rStyle w:val="Hipervnculo"/>
                <w:noProof/>
              </w:rPr>
              <w:fldChar w:fldCharType="end"/>
            </w:r>
          </w:ins>
        </w:p>
        <w:p w14:paraId="3BB05116" w14:textId="12CEC8AA"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107" w:name="_Toc140005117"/>
      <w:r>
        <w:lastRenderedPageBreak/>
        <w:t>Índice de figuras</w:t>
      </w:r>
      <w:bookmarkEnd w:id="107"/>
    </w:p>
    <w:p w14:paraId="38F07C17" w14:textId="29DDE97D" w:rsidR="00D65460"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9582956" w:history="1">
        <w:r w:rsidR="00D65460" w:rsidRPr="00CF62FC">
          <w:rPr>
            <w:rStyle w:val="Hipervnculo"/>
            <w:noProof/>
          </w:rPr>
          <w:t>Ilustración 1 - Ilustración descriptiva de la metodología iterativa incremental [Fuente]</w:t>
        </w:r>
        <w:r w:rsidR="00D65460">
          <w:rPr>
            <w:noProof/>
            <w:webHidden/>
          </w:rPr>
          <w:tab/>
        </w:r>
        <w:r w:rsidR="00D65460">
          <w:rPr>
            <w:noProof/>
            <w:webHidden/>
          </w:rPr>
          <w:fldChar w:fldCharType="begin"/>
        </w:r>
        <w:r w:rsidR="00D65460">
          <w:rPr>
            <w:noProof/>
            <w:webHidden/>
          </w:rPr>
          <w:instrText xml:space="preserve"> PAGEREF _Toc139582956 \h </w:instrText>
        </w:r>
        <w:r w:rsidR="00D65460">
          <w:rPr>
            <w:noProof/>
            <w:webHidden/>
          </w:rPr>
        </w:r>
        <w:r w:rsidR="00D65460">
          <w:rPr>
            <w:noProof/>
            <w:webHidden/>
          </w:rPr>
          <w:fldChar w:fldCharType="separate"/>
        </w:r>
        <w:r w:rsidR="0090119B">
          <w:rPr>
            <w:noProof/>
            <w:webHidden/>
          </w:rPr>
          <w:t>13</w:t>
        </w:r>
        <w:r w:rsidR="00D65460">
          <w:rPr>
            <w:noProof/>
            <w:webHidden/>
          </w:rPr>
          <w:fldChar w:fldCharType="end"/>
        </w:r>
      </w:hyperlink>
    </w:p>
    <w:p w14:paraId="7CD5630E" w14:textId="0202B446" w:rsidR="00D65460" w:rsidRDefault="00000000">
      <w:pPr>
        <w:pStyle w:val="Tabladeilustraciones"/>
        <w:tabs>
          <w:tab w:val="right" w:leader="dot" w:pos="8494"/>
        </w:tabs>
        <w:rPr>
          <w:rFonts w:eastAsiaTheme="minorEastAsia"/>
          <w:noProof/>
          <w:sz w:val="22"/>
          <w:lang w:eastAsia="es-ES"/>
        </w:rPr>
      </w:pPr>
      <w:hyperlink w:anchor="_Toc139582957" w:history="1">
        <w:r w:rsidR="00D65460" w:rsidRPr="00CF62FC">
          <w:rPr>
            <w:rStyle w:val="Hipervnculo"/>
            <w:noProof/>
          </w:rPr>
          <w:t>Ilustración 2 - Cloud Computing vs Edge computer de forma visual. [Fuente]</w:t>
        </w:r>
        <w:r w:rsidR="00D65460">
          <w:rPr>
            <w:noProof/>
            <w:webHidden/>
          </w:rPr>
          <w:tab/>
        </w:r>
        <w:r w:rsidR="00D65460">
          <w:rPr>
            <w:noProof/>
            <w:webHidden/>
          </w:rPr>
          <w:fldChar w:fldCharType="begin"/>
        </w:r>
        <w:r w:rsidR="00D65460">
          <w:rPr>
            <w:noProof/>
            <w:webHidden/>
          </w:rPr>
          <w:instrText xml:space="preserve"> PAGEREF _Toc139582957 \h </w:instrText>
        </w:r>
        <w:r w:rsidR="00D65460">
          <w:rPr>
            <w:noProof/>
            <w:webHidden/>
          </w:rPr>
        </w:r>
        <w:r w:rsidR="00D65460">
          <w:rPr>
            <w:noProof/>
            <w:webHidden/>
          </w:rPr>
          <w:fldChar w:fldCharType="separate"/>
        </w:r>
        <w:r w:rsidR="0090119B">
          <w:rPr>
            <w:noProof/>
            <w:webHidden/>
          </w:rPr>
          <w:t>21</w:t>
        </w:r>
        <w:r w:rsidR="00D65460">
          <w:rPr>
            <w:noProof/>
            <w:webHidden/>
          </w:rPr>
          <w:fldChar w:fldCharType="end"/>
        </w:r>
      </w:hyperlink>
    </w:p>
    <w:p w14:paraId="21461516" w14:textId="32FA1A56" w:rsidR="00D65460" w:rsidRDefault="00000000">
      <w:pPr>
        <w:pStyle w:val="Tabladeilustraciones"/>
        <w:tabs>
          <w:tab w:val="right" w:leader="dot" w:pos="8494"/>
        </w:tabs>
        <w:rPr>
          <w:rFonts w:eastAsiaTheme="minorEastAsia"/>
          <w:noProof/>
          <w:sz w:val="22"/>
          <w:lang w:eastAsia="es-ES"/>
        </w:rPr>
      </w:pPr>
      <w:hyperlink w:anchor="_Toc139582958" w:history="1">
        <w:r w:rsidR="00D65460" w:rsidRPr="00CF62FC">
          <w:rPr>
            <w:rStyle w:val="Hipervnculo"/>
            <w:noProof/>
          </w:rPr>
          <w:t>Ilustración 3 - Imagen que describe el ciclo de vida en un entorno DevOps donde se describen las etapas en las que intervienen ambos equipos [Fuente]</w:t>
        </w:r>
        <w:r w:rsidR="00D65460">
          <w:rPr>
            <w:noProof/>
            <w:webHidden/>
          </w:rPr>
          <w:tab/>
        </w:r>
        <w:r w:rsidR="00D65460">
          <w:rPr>
            <w:noProof/>
            <w:webHidden/>
          </w:rPr>
          <w:fldChar w:fldCharType="begin"/>
        </w:r>
        <w:r w:rsidR="00D65460">
          <w:rPr>
            <w:noProof/>
            <w:webHidden/>
          </w:rPr>
          <w:instrText xml:space="preserve"> PAGEREF _Toc139582958 \h </w:instrText>
        </w:r>
        <w:r w:rsidR="00D65460">
          <w:rPr>
            <w:noProof/>
            <w:webHidden/>
          </w:rPr>
        </w:r>
        <w:r w:rsidR="00D65460">
          <w:rPr>
            <w:noProof/>
            <w:webHidden/>
          </w:rPr>
          <w:fldChar w:fldCharType="separate"/>
        </w:r>
        <w:r w:rsidR="0090119B">
          <w:rPr>
            <w:noProof/>
            <w:webHidden/>
          </w:rPr>
          <w:t>22</w:t>
        </w:r>
        <w:r w:rsidR="00D65460">
          <w:rPr>
            <w:noProof/>
            <w:webHidden/>
          </w:rPr>
          <w:fldChar w:fldCharType="end"/>
        </w:r>
      </w:hyperlink>
    </w:p>
    <w:p w14:paraId="18A3B05B" w14:textId="6FBEF02A" w:rsidR="00D65460" w:rsidRDefault="00000000">
      <w:pPr>
        <w:pStyle w:val="Tabladeilustraciones"/>
        <w:tabs>
          <w:tab w:val="right" w:leader="dot" w:pos="8494"/>
        </w:tabs>
        <w:rPr>
          <w:rFonts w:eastAsiaTheme="minorEastAsia"/>
          <w:noProof/>
          <w:sz w:val="22"/>
          <w:lang w:eastAsia="es-ES"/>
        </w:rPr>
      </w:pPr>
      <w:hyperlink w:anchor="_Toc139582959" w:history="1">
        <w:r w:rsidR="00D65460" w:rsidRPr="00CF62FC">
          <w:rPr>
            <w:rStyle w:val="Hipervnculo"/>
            <w:noProof/>
          </w:rPr>
          <w:t>Ilustración 4 - Imagen representativa de las diferentes fases, análoga a la de DevOps, incluyendo la parte de Seguridad (SEC). [Fuente]</w:t>
        </w:r>
        <w:r w:rsidR="00D65460">
          <w:rPr>
            <w:noProof/>
            <w:webHidden/>
          </w:rPr>
          <w:tab/>
        </w:r>
        <w:r w:rsidR="00D65460">
          <w:rPr>
            <w:noProof/>
            <w:webHidden/>
          </w:rPr>
          <w:fldChar w:fldCharType="begin"/>
        </w:r>
        <w:r w:rsidR="00D65460">
          <w:rPr>
            <w:noProof/>
            <w:webHidden/>
          </w:rPr>
          <w:instrText xml:space="preserve"> PAGEREF _Toc139582959 \h </w:instrText>
        </w:r>
        <w:r w:rsidR="00D65460">
          <w:rPr>
            <w:noProof/>
            <w:webHidden/>
          </w:rPr>
        </w:r>
        <w:r w:rsidR="00D65460">
          <w:rPr>
            <w:noProof/>
            <w:webHidden/>
          </w:rPr>
          <w:fldChar w:fldCharType="separate"/>
        </w:r>
        <w:r w:rsidR="0090119B">
          <w:rPr>
            <w:noProof/>
            <w:webHidden/>
          </w:rPr>
          <w:t>23</w:t>
        </w:r>
        <w:r w:rsidR="00D65460">
          <w:rPr>
            <w:noProof/>
            <w:webHidden/>
          </w:rPr>
          <w:fldChar w:fldCharType="end"/>
        </w:r>
      </w:hyperlink>
    </w:p>
    <w:p w14:paraId="5AB151D9" w14:textId="3D0F3CD3" w:rsidR="00D65460" w:rsidRDefault="00000000">
      <w:pPr>
        <w:pStyle w:val="Tabladeilustraciones"/>
        <w:tabs>
          <w:tab w:val="right" w:leader="dot" w:pos="8494"/>
        </w:tabs>
        <w:rPr>
          <w:rFonts w:eastAsiaTheme="minorEastAsia"/>
          <w:noProof/>
          <w:sz w:val="22"/>
          <w:lang w:eastAsia="es-ES"/>
        </w:rPr>
      </w:pPr>
      <w:hyperlink w:anchor="_Toc139582960" w:history="1">
        <w:r w:rsidR="00D65460" w:rsidRPr="00CF62FC">
          <w:rPr>
            <w:rStyle w:val="Hipervnculo"/>
            <w:noProof/>
          </w:rPr>
          <w:t>Ilustración 5 - Relación entre los componentes de Elasticsearch [Fuente]</w:t>
        </w:r>
        <w:r w:rsidR="00D65460">
          <w:rPr>
            <w:noProof/>
            <w:webHidden/>
          </w:rPr>
          <w:tab/>
        </w:r>
        <w:r w:rsidR="00D65460">
          <w:rPr>
            <w:noProof/>
            <w:webHidden/>
          </w:rPr>
          <w:fldChar w:fldCharType="begin"/>
        </w:r>
        <w:r w:rsidR="00D65460">
          <w:rPr>
            <w:noProof/>
            <w:webHidden/>
          </w:rPr>
          <w:instrText xml:space="preserve"> PAGEREF _Toc139582960 \h </w:instrText>
        </w:r>
        <w:r w:rsidR="00D65460">
          <w:rPr>
            <w:noProof/>
            <w:webHidden/>
          </w:rPr>
        </w:r>
        <w:r w:rsidR="00D65460">
          <w:rPr>
            <w:noProof/>
            <w:webHidden/>
          </w:rPr>
          <w:fldChar w:fldCharType="separate"/>
        </w:r>
        <w:r w:rsidR="0090119B">
          <w:rPr>
            <w:noProof/>
            <w:webHidden/>
          </w:rPr>
          <w:t>29</w:t>
        </w:r>
        <w:r w:rsidR="00D65460">
          <w:rPr>
            <w:noProof/>
            <w:webHidden/>
          </w:rPr>
          <w:fldChar w:fldCharType="end"/>
        </w:r>
      </w:hyperlink>
    </w:p>
    <w:p w14:paraId="5F9DD3E9" w14:textId="748148C8" w:rsidR="00D65460" w:rsidRDefault="00000000">
      <w:pPr>
        <w:pStyle w:val="Tabladeilustraciones"/>
        <w:tabs>
          <w:tab w:val="right" w:leader="dot" w:pos="8494"/>
        </w:tabs>
        <w:rPr>
          <w:rFonts w:eastAsiaTheme="minorEastAsia"/>
          <w:noProof/>
          <w:sz w:val="22"/>
          <w:lang w:eastAsia="es-ES"/>
        </w:rPr>
      </w:pPr>
      <w:hyperlink w:anchor="_Toc139582961" w:history="1">
        <w:r w:rsidR="00D65460" w:rsidRPr="00CF62FC">
          <w:rPr>
            <w:rStyle w:val="Hipervnculo"/>
            <w:noProof/>
          </w:rPr>
          <w:t>Ilustración 6 - Landing page de Kibana tras realizar el login</w:t>
        </w:r>
        <w:r w:rsidR="00D65460">
          <w:rPr>
            <w:noProof/>
            <w:webHidden/>
          </w:rPr>
          <w:tab/>
        </w:r>
        <w:r w:rsidR="00D65460">
          <w:rPr>
            <w:noProof/>
            <w:webHidden/>
          </w:rPr>
          <w:fldChar w:fldCharType="begin"/>
        </w:r>
        <w:r w:rsidR="00D65460">
          <w:rPr>
            <w:noProof/>
            <w:webHidden/>
          </w:rPr>
          <w:instrText xml:space="preserve"> PAGEREF _Toc139582961 \h </w:instrText>
        </w:r>
        <w:r w:rsidR="00D65460">
          <w:rPr>
            <w:noProof/>
            <w:webHidden/>
          </w:rPr>
        </w:r>
        <w:r w:rsidR="00D65460">
          <w:rPr>
            <w:noProof/>
            <w:webHidden/>
          </w:rPr>
          <w:fldChar w:fldCharType="separate"/>
        </w:r>
        <w:r w:rsidR="0090119B">
          <w:rPr>
            <w:noProof/>
            <w:webHidden/>
          </w:rPr>
          <w:t>30</w:t>
        </w:r>
        <w:r w:rsidR="00D65460">
          <w:rPr>
            <w:noProof/>
            <w:webHidden/>
          </w:rPr>
          <w:fldChar w:fldCharType="end"/>
        </w:r>
      </w:hyperlink>
    </w:p>
    <w:p w14:paraId="44D788EE" w14:textId="750E872E" w:rsidR="00D65460" w:rsidRDefault="00000000">
      <w:pPr>
        <w:pStyle w:val="Tabladeilustraciones"/>
        <w:tabs>
          <w:tab w:val="right" w:leader="dot" w:pos="8494"/>
        </w:tabs>
        <w:rPr>
          <w:rFonts w:eastAsiaTheme="minorEastAsia"/>
          <w:noProof/>
          <w:sz w:val="22"/>
          <w:lang w:eastAsia="es-ES"/>
        </w:rPr>
      </w:pPr>
      <w:hyperlink w:anchor="_Toc139582962" w:history="1">
        <w:r w:rsidR="00D65460" w:rsidRPr="00CF62FC">
          <w:rPr>
            <w:rStyle w:val="Hipervnculo"/>
            <w:noProof/>
          </w:rPr>
          <w:t>Ilustración 7 - Consola dentro de Kibana, desde donde podríamos lanzar peticiones y visualizar los resultados</w:t>
        </w:r>
        <w:r w:rsidR="00D65460">
          <w:rPr>
            <w:noProof/>
            <w:webHidden/>
          </w:rPr>
          <w:tab/>
        </w:r>
        <w:r w:rsidR="00D65460">
          <w:rPr>
            <w:noProof/>
            <w:webHidden/>
          </w:rPr>
          <w:fldChar w:fldCharType="begin"/>
        </w:r>
        <w:r w:rsidR="00D65460">
          <w:rPr>
            <w:noProof/>
            <w:webHidden/>
          </w:rPr>
          <w:instrText xml:space="preserve"> PAGEREF _Toc139582962 \h </w:instrText>
        </w:r>
        <w:r w:rsidR="00D65460">
          <w:rPr>
            <w:noProof/>
            <w:webHidden/>
          </w:rPr>
        </w:r>
        <w:r w:rsidR="00D65460">
          <w:rPr>
            <w:noProof/>
            <w:webHidden/>
          </w:rPr>
          <w:fldChar w:fldCharType="separate"/>
        </w:r>
        <w:r w:rsidR="0090119B">
          <w:rPr>
            <w:noProof/>
            <w:webHidden/>
          </w:rPr>
          <w:t>31</w:t>
        </w:r>
        <w:r w:rsidR="00D65460">
          <w:rPr>
            <w:noProof/>
            <w:webHidden/>
          </w:rPr>
          <w:fldChar w:fldCharType="end"/>
        </w:r>
      </w:hyperlink>
    </w:p>
    <w:p w14:paraId="1BACF2E5" w14:textId="2BED6842" w:rsidR="00D65460" w:rsidRDefault="00000000">
      <w:pPr>
        <w:pStyle w:val="Tabladeilustraciones"/>
        <w:tabs>
          <w:tab w:val="right" w:leader="dot" w:pos="8494"/>
        </w:tabs>
        <w:rPr>
          <w:rFonts w:eastAsiaTheme="minorEastAsia"/>
          <w:noProof/>
          <w:sz w:val="22"/>
          <w:lang w:eastAsia="es-ES"/>
        </w:rPr>
      </w:pPr>
      <w:hyperlink w:anchor="_Toc139582963" w:history="1">
        <w:r w:rsidR="00D65460" w:rsidRPr="00CF62FC">
          <w:rPr>
            <w:rStyle w:val="Hipervnculo"/>
            <w:noProof/>
          </w:rPr>
          <w:t>Ilustración 8 - Funcionamiento de un Broker MQTT</w:t>
        </w:r>
        <w:r w:rsidR="00D65460">
          <w:rPr>
            <w:noProof/>
            <w:webHidden/>
          </w:rPr>
          <w:tab/>
        </w:r>
        <w:r w:rsidR="00D65460">
          <w:rPr>
            <w:noProof/>
            <w:webHidden/>
          </w:rPr>
          <w:fldChar w:fldCharType="begin"/>
        </w:r>
        <w:r w:rsidR="00D65460">
          <w:rPr>
            <w:noProof/>
            <w:webHidden/>
          </w:rPr>
          <w:instrText xml:space="preserve"> PAGEREF _Toc139582963 \h </w:instrText>
        </w:r>
        <w:r w:rsidR="00D65460">
          <w:rPr>
            <w:noProof/>
            <w:webHidden/>
          </w:rPr>
        </w:r>
        <w:r w:rsidR="00D65460">
          <w:rPr>
            <w:noProof/>
            <w:webHidden/>
          </w:rPr>
          <w:fldChar w:fldCharType="separate"/>
        </w:r>
        <w:r w:rsidR="0090119B">
          <w:rPr>
            <w:noProof/>
            <w:webHidden/>
          </w:rPr>
          <w:t>36</w:t>
        </w:r>
        <w:r w:rsidR="00D65460">
          <w:rPr>
            <w:noProof/>
            <w:webHidden/>
          </w:rPr>
          <w:fldChar w:fldCharType="end"/>
        </w:r>
      </w:hyperlink>
    </w:p>
    <w:p w14:paraId="54EF0C43" w14:textId="2C15EEB5" w:rsidR="00D65460" w:rsidRDefault="00000000">
      <w:pPr>
        <w:pStyle w:val="Tabladeilustraciones"/>
        <w:tabs>
          <w:tab w:val="right" w:leader="dot" w:pos="8494"/>
        </w:tabs>
        <w:rPr>
          <w:rFonts w:eastAsiaTheme="minorEastAsia"/>
          <w:noProof/>
          <w:sz w:val="22"/>
          <w:lang w:eastAsia="es-ES"/>
        </w:rPr>
      </w:pPr>
      <w:hyperlink w:anchor="_Toc139582964" w:history="1">
        <w:r w:rsidR="00D65460" w:rsidRPr="00CF62FC">
          <w:rPr>
            <w:rStyle w:val="Hipervnculo"/>
            <w:noProof/>
          </w:rPr>
          <w:t>Ilustración 9 - Formato de un mensaje MQTT con lastWill [Fuente]</w:t>
        </w:r>
        <w:r w:rsidR="00D65460">
          <w:rPr>
            <w:noProof/>
            <w:webHidden/>
          </w:rPr>
          <w:tab/>
        </w:r>
        <w:r w:rsidR="00D65460">
          <w:rPr>
            <w:noProof/>
            <w:webHidden/>
          </w:rPr>
          <w:fldChar w:fldCharType="begin"/>
        </w:r>
        <w:r w:rsidR="00D65460">
          <w:rPr>
            <w:noProof/>
            <w:webHidden/>
          </w:rPr>
          <w:instrText xml:space="preserve"> PAGEREF _Toc139582964 \h </w:instrText>
        </w:r>
        <w:r w:rsidR="00D65460">
          <w:rPr>
            <w:noProof/>
            <w:webHidden/>
          </w:rPr>
        </w:r>
        <w:r w:rsidR="00D65460">
          <w:rPr>
            <w:noProof/>
            <w:webHidden/>
          </w:rPr>
          <w:fldChar w:fldCharType="separate"/>
        </w:r>
        <w:r w:rsidR="0090119B">
          <w:rPr>
            <w:noProof/>
            <w:webHidden/>
          </w:rPr>
          <w:t>38</w:t>
        </w:r>
        <w:r w:rsidR="00D65460">
          <w:rPr>
            <w:noProof/>
            <w:webHidden/>
          </w:rPr>
          <w:fldChar w:fldCharType="end"/>
        </w:r>
      </w:hyperlink>
    </w:p>
    <w:p w14:paraId="71B654B5" w14:textId="11AA98DD" w:rsidR="00D65460" w:rsidRDefault="00000000">
      <w:pPr>
        <w:pStyle w:val="Tabladeilustraciones"/>
        <w:tabs>
          <w:tab w:val="right" w:leader="dot" w:pos="8494"/>
        </w:tabs>
        <w:rPr>
          <w:rFonts w:eastAsiaTheme="minorEastAsia"/>
          <w:noProof/>
          <w:sz w:val="22"/>
          <w:lang w:eastAsia="es-ES"/>
        </w:rPr>
      </w:pPr>
      <w:hyperlink w:anchor="_Toc139582965" w:history="1">
        <w:r w:rsidR="00D65460" w:rsidRPr="00CF62FC">
          <w:rPr>
            <w:rStyle w:val="Hipervnculo"/>
            <w:noProof/>
          </w:rPr>
          <w:t>Ilustración 10 - Definición de la arquitectura</w:t>
        </w:r>
        <w:r w:rsidR="00D65460">
          <w:rPr>
            <w:noProof/>
            <w:webHidden/>
          </w:rPr>
          <w:tab/>
        </w:r>
        <w:r w:rsidR="00D65460">
          <w:rPr>
            <w:noProof/>
            <w:webHidden/>
          </w:rPr>
          <w:fldChar w:fldCharType="begin"/>
        </w:r>
        <w:r w:rsidR="00D65460">
          <w:rPr>
            <w:noProof/>
            <w:webHidden/>
          </w:rPr>
          <w:instrText xml:space="preserve"> PAGEREF _Toc139582965 \h </w:instrText>
        </w:r>
        <w:r w:rsidR="00D65460">
          <w:rPr>
            <w:noProof/>
            <w:webHidden/>
          </w:rPr>
        </w:r>
        <w:r w:rsidR="00D65460">
          <w:rPr>
            <w:noProof/>
            <w:webHidden/>
          </w:rPr>
          <w:fldChar w:fldCharType="separate"/>
        </w:r>
        <w:r w:rsidR="0090119B">
          <w:rPr>
            <w:noProof/>
            <w:webHidden/>
          </w:rPr>
          <w:t>41</w:t>
        </w:r>
        <w:r w:rsidR="00D65460">
          <w:rPr>
            <w:noProof/>
            <w:webHidden/>
          </w:rPr>
          <w:fldChar w:fldCharType="end"/>
        </w:r>
      </w:hyperlink>
    </w:p>
    <w:p w14:paraId="7ADC92F2" w14:textId="5572824E" w:rsidR="00D65460" w:rsidRDefault="00000000">
      <w:pPr>
        <w:pStyle w:val="Tabladeilustraciones"/>
        <w:tabs>
          <w:tab w:val="right" w:leader="dot" w:pos="8494"/>
        </w:tabs>
        <w:rPr>
          <w:rFonts w:eastAsiaTheme="minorEastAsia"/>
          <w:noProof/>
          <w:sz w:val="22"/>
          <w:lang w:eastAsia="es-ES"/>
        </w:rPr>
      </w:pPr>
      <w:hyperlink w:anchor="_Toc139582966" w:history="1">
        <w:r w:rsidR="00D65460" w:rsidRPr="00CF62FC">
          <w:rPr>
            <w:rStyle w:val="Hipervnculo"/>
            <w:noProof/>
          </w:rPr>
          <w:t>Ilustración 11 - Dashboard de kibana con datos cargados por los dispositivos. Las tablas representan la temperatura, viento y humedad de Madrid por fecha, así como la relación entre sus medias.</w:t>
        </w:r>
        <w:r w:rsidR="00D65460">
          <w:rPr>
            <w:noProof/>
            <w:webHidden/>
          </w:rPr>
          <w:tab/>
        </w:r>
        <w:r w:rsidR="00D65460">
          <w:rPr>
            <w:noProof/>
            <w:webHidden/>
          </w:rPr>
          <w:fldChar w:fldCharType="begin"/>
        </w:r>
        <w:r w:rsidR="00D65460">
          <w:rPr>
            <w:noProof/>
            <w:webHidden/>
          </w:rPr>
          <w:instrText xml:space="preserve"> PAGEREF _Toc139582966 \h </w:instrText>
        </w:r>
        <w:r w:rsidR="00D65460">
          <w:rPr>
            <w:noProof/>
            <w:webHidden/>
          </w:rPr>
        </w:r>
        <w:r w:rsidR="00D65460">
          <w:rPr>
            <w:noProof/>
            <w:webHidden/>
          </w:rPr>
          <w:fldChar w:fldCharType="separate"/>
        </w:r>
        <w:r w:rsidR="0090119B">
          <w:rPr>
            <w:noProof/>
            <w:webHidden/>
          </w:rPr>
          <w:t>43</w:t>
        </w:r>
        <w:r w:rsidR="00D65460">
          <w:rPr>
            <w:noProof/>
            <w:webHidden/>
          </w:rPr>
          <w:fldChar w:fldCharType="end"/>
        </w:r>
      </w:hyperlink>
    </w:p>
    <w:p w14:paraId="7AFE3D08" w14:textId="0D56EE66" w:rsidR="00D65460" w:rsidRDefault="00000000">
      <w:pPr>
        <w:pStyle w:val="Tabladeilustraciones"/>
        <w:tabs>
          <w:tab w:val="right" w:leader="dot" w:pos="8494"/>
        </w:tabs>
        <w:rPr>
          <w:rFonts w:eastAsiaTheme="minorEastAsia"/>
          <w:noProof/>
          <w:sz w:val="22"/>
          <w:lang w:eastAsia="es-ES"/>
        </w:rPr>
      </w:pPr>
      <w:hyperlink w:anchor="_Toc139582967" w:history="1">
        <w:r w:rsidR="00D65460" w:rsidRPr="00CF62FC">
          <w:rPr>
            <w:rStyle w:val="Hipervnculo"/>
            <w:noProof/>
          </w:rPr>
          <w:t>Ilustración 12 - Vista de ejecución del job configurado para el proyecto en Jenkins, podemos observar una ejecución manual y otra automática, diferenciadas por la detección de commits a la derecha de la fecha de ejecución.</w:t>
        </w:r>
        <w:r w:rsidR="00D65460">
          <w:rPr>
            <w:noProof/>
            <w:webHidden/>
          </w:rPr>
          <w:tab/>
        </w:r>
        <w:r w:rsidR="00D65460">
          <w:rPr>
            <w:noProof/>
            <w:webHidden/>
          </w:rPr>
          <w:fldChar w:fldCharType="begin"/>
        </w:r>
        <w:r w:rsidR="00D65460">
          <w:rPr>
            <w:noProof/>
            <w:webHidden/>
          </w:rPr>
          <w:instrText xml:space="preserve"> PAGEREF _Toc139582967 \h </w:instrText>
        </w:r>
        <w:r w:rsidR="00D65460">
          <w:rPr>
            <w:noProof/>
            <w:webHidden/>
          </w:rPr>
        </w:r>
        <w:r w:rsidR="00D65460">
          <w:rPr>
            <w:noProof/>
            <w:webHidden/>
          </w:rPr>
          <w:fldChar w:fldCharType="separate"/>
        </w:r>
        <w:r w:rsidR="0090119B">
          <w:rPr>
            <w:noProof/>
            <w:webHidden/>
          </w:rPr>
          <w:t>44</w:t>
        </w:r>
        <w:r w:rsidR="00D65460">
          <w:rPr>
            <w:noProof/>
            <w:webHidden/>
          </w:rPr>
          <w:fldChar w:fldCharType="end"/>
        </w:r>
      </w:hyperlink>
    </w:p>
    <w:p w14:paraId="06784423" w14:textId="0AAB6743" w:rsidR="00D65460" w:rsidRDefault="00000000">
      <w:pPr>
        <w:pStyle w:val="Tabladeilustraciones"/>
        <w:tabs>
          <w:tab w:val="right" w:leader="dot" w:pos="8494"/>
        </w:tabs>
        <w:rPr>
          <w:rFonts w:eastAsiaTheme="minorEastAsia"/>
          <w:noProof/>
          <w:sz w:val="22"/>
          <w:lang w:eastAsia="es-ES"/>
        </w:rPr>
      </w:pPr>
      <w:hyperlink w:anchor="_Toc139582968" w:history="1">
        <w:r w:rsidR="00D65460" w:rsidRPr="00CF62FC">
          <w:rPr>
            <w:rStyle w:val="Hipervnculo"/>
            <w:noProof/>
          </w:rPr>
          <w:t>Ilustración 13 - Visualización de la pantalla de login del dashboard de kubernetes</w:t>
        </w:r>
        <w:r w:rsidR="00D65460">
          <w:rPr>
            <w:noProof/>
            <w:webHidden/>
          </w:rPr>
          <w:tab/>
        </w:r>
        <w:r w:rsidR="00D65460">
          <w:rPr>
            <w:noProof/>
            <w:webHidden/>
          </w:rPr>
          <w:fldChar w:fldCharType="begin"/>
        </w:r>
        <w:r w:rsidR="00D65460">
          <w:rPr>
            <w:noProof/>
            <w:webHidden/>
          </w:rPr>
          <w:instrText xml:space="preserve"> PAGEREF _Toc139582968 \h </w:instrText>
        </w:r>
        <w:r w:rsidR="00D65460">
          <w:rPr>
            <w:noProof/>
            <w:webHidden/>
          </w:rPr>
        </w:r>
        <w:r w:rsidR="00D65460">
          <w:rPr>
            <w:noProof/>
            <w:webHidden/>
          </w:rPr>
          <w:fldChar w:fldCharType="separate"/>
        </w:r>
        <w:r w:rsidR="0090119B">
          <w:rPr>
            <w:noProof/>
            <w:webHidden/>
          </w:rPr>
          <w:t>52</w:t>
        </w:r>
        <w:r w:rsidR="00D65460">
          <w:rPr>
            <w:noProof/>
            <w:webHidden/>
          </w:rPr>
          <w:fldChar w:fldCharType="end"/>
        </w:r>
      </w:hyperlink>
    </w:p>
    <w:p w14:paraId="4EDA994D" w14:textId="1156F414" w:rsidR="00D65460" w:rsidRDefault="00000000">
      <w:pPr>
        <w:pStyle w:val="Tabladeilustraciones"/>
        <w:tabs>
          <w:tab w:val="right" w:leader="dot" w:pos="8494"/>
        </w:tabs>
        <w:rPr>
          <w:rFonts w:eastAsiaTheme="minorEastAsia"/>
          <w:noProof/>
          <w:sz w:val="22"/>
          <w:lang w:eastAsia="es-ES"/>
        </w:rPr>
      </w:pPr>
      <w:hyperlink w:anchor="_Toc139582969" w:history="1">
        <w:r w:rsidR="00D65460" w:rsidRPr="00CF62FC">
          <w:rPr>
            <w:rStyle w:val="Hipervnculo"/>
            <w:noProof/>
          </w:rPr>
          <w:t>Ilustración 14 - Visualización del dashboard de kubernetes de la sección de Deployments, con un deployment llamado devices con 3 pods.</w:t>
        </w:r>
        <w:r w:rsidR="00D65460">
          <w:rPr>
            <w:noProof/>
            <w:webHidden/>
          </w:rPr>
          <w:tab/>
        </w:r>
        <w:r w:rsidR="00D65460">
          <w:rPr>
            <w:noProof/>
            <w:webHidden/>
          </w:rPr>
          <w:fldChar w:fldCharType="begin"/>
        </w:r>
        <w:r w:rsidR="00D65460">
          <w:rPr>
            <w:noProof/>
            <w:webHidden/>
          </w:rPr>
          <w:instrText xml:space="preserve"> PAGEREF _Toc139582969 \h </w:instrText>
        </w:r>
        <w:r w:rsidR="00D65460">
          <w:rPr>
            <w:noProof/>
            <w:webHidden/>
          </w:rPr>
        </w:r>
        <w:r w:rsidR="00D65460">
          <w:rPr>
            <w:noProof/>
            <w:webHidden/>
          </w:rPr>
          <w:fldChar w:fldCharType="separate"/>
        </w:r>
        <w:r w:rsidR="0090119B">
          <w:rPr>
            <w:noProof/>
            <w:webHidden/>
          </w:rPr>
          <w:t>53</w:t>
        </w:r>
        <w:r w:rsidR="00D65460">
          <w:rPr>
            <w:noProof/>
            <w:webHidden/>
          </w:rPr>
          <w:fldChar w:fldCharType="end"/>
        </w:r>
      </w:hyperlink>
    </w:p>
    <w:p w14:paraId="6354FF9D" w14:textId="33380DB8"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108" w:name="_Toc140005118"/>
      <w:r>
        <w:lastRenderedPageBreak/>
        <w:t xml:space="preserve">Glosario de </w:t>
      </w:r>
      <w:r w:rsidR="00F5299B">
        <w:t>términos</w:t>
      </w:r>
      <w:bookmarkEnd w:id="108"/>
    </w:p>
    <w:p w14:paraId="76438504" w14:textId="77777777" w:rsidR="00FB4FC7" w:rsidRDefault="00250424" w:rsidP="005E78A0">
      <w:pPr>
        <w:jc w:val="left"/>
        <w:rPr>
          <w:noProof/>
        </w:rPr>
        <w:sectPr w:rsidR="00FB4FC7" w:rsidSect="00D65460">
          <w:headerReference w:type="default" r:id="rId10"/>
          <w:footerReference w:type="default" r:id="rId11"/>
          <w:type w:val="continuous"/>
          <w:pgSz w:w="11906" w:h="16838"/>
          <w:pgMar w:top="1417" w:right="1701" w:bottom="1417" w:left="1701" w:header="708" w:footer="708" w:gutter="0"/>
          <w:pgNumType w:fmt="upperRoman"/>
          <w:cols w:space="708"/>
          <w:docGrid w:linePitch="360"/>
        </w:sectPr>
      </w:pPr>
      <w:r>
        <w:fldChar w:fldCharType="begin"/>
      </w:r>
      <w:r>
        <w:instrText xml:space="preserve"> INDEX \e " · " \h "A" \c "2" \z "3082" </w:instrText>
      </w:r>
      <w:r>
        <w:fldChar w:fldCharType="separate"/>
      </w:r>
    </w:p>
    <w:p w14:paraId="1752E8A3" w14:textId="77777777" w:rsidR="00FB4FC7" w:rsidRDefault="00FB4FC7">
      <w:pPr>
        <w:pStyle w:val="Ttulodendice"/>
        <w:keepNext/>
        <w:tabs>
          <w:tab w:val="right" w:leader="dot" w:pos="3882"/>
        </w:tabs>
        <w:rPr>
          <w:rFonts w:eastAsiaTheme="minorEastAsia" w:cstheme="minorBidi"/>
          <w:b w:val="0"/>
          <w:bCs w:val="0"/>
          <w:noProof/>
        </w:rPr>
      </w:pPr>
      <w:r>
        <w:rPr>
          <w:noProof/>
        </w:rPr>
        <w:t>A</w:t>
      </w:r>
    </w:p>
    <w:p w14:paraId="62B36431" w14:textId="77777777" w:rsidR="00FB4FC7" w:rsidRDefault="00FB4FC7">
      <w:pPr>
        <w:pStyle w:val="ndice1"/>
        <w:tabs>
          <w:tab w:val="right" w:leader="dot" w:pos="3882"/>
        </w:tabs>
        <w:rPr>
          <w:noProof/>
        </w:rPr>
      </w:pPr>
      <w:r>
        <w:rPr>
          <w:noProof/>
        </w:rPr>
        <w:t>API</w:t>
      </w:r>
    </w:p>
    <w:p w14:paraId="1717A7BC" w14:textId="77777777" w:rsidR="00FB4FC7" w:rsidRDefault="00FB4FC7">
      <w:pPr>
        <w:pStyle w:val="ndice2"/>
        <w:tabs>
          <w:tab w:val="right" w:leader="dot" w:pos="3882"/>
        </w:tabs>
        <w:rPr>
          <w:noProof/>
        </w:rPr>
      </w:pPr>
      <w:r>
        <w:rPr>
          <w:noProof/>
        </w:rPr>
        <w:t>(Application Programming Interface) Conjunto de funcionalidades que ofrece como servicio para ser utilizado en otras aplicaciones · 22, 54</w:t>
      </w:r>
    </w:p>
    <w:p w14:paraId="018A9B69" w14:textId="77777777" w:rsidR="00FB4FC7" w:rsidRDefault="00FB4FC7">
      <w:pPr>
        <w:pStyle w:val="Ttulodendice"/>
        <w:keepNext/>
        <w:tabs>
          <w:tab w:val="right" w:leader="dot" w:pos="3882"/>
        </w:tabs>
        <w:rPr>
          <w:rFonts w:eastAsiaTheme="minorEastAsia" w:cstheme="minorBidi"/>
          <w:b w:val="0"/>
          <w:bCs w:val="0"/>
          <w:noProof/>
        </w:rPr>
      </w:pPr>
      <w:r>
        <w:rPr>
          <w:noProof/>
        </w:rPr>
        <w:t>B</w:t>
      </w:r>
    </w:p>
    <w:p w14:paraId="3D78C2E4" w14:textId="77777777" w:rsidR="00FB4FC7" w:rsidRDefault="00FB4FC7">
      <w:pPr>
        <w:pStyle w:val="ndice1"/>
        <w:tabs>
          <w:tab w:val="right" w:leader="dot" w:pos="3882"/>
        </w:tabs>
        <w:rPr>
          <w:noProof/>
        </w:rPr>
      </w:pPr>
      <w:r>
        <w:rPr>
          <w:noProof/>
        </w:rPr>
        <w:t>backend</w:t>
      </w:r>
    </w:p>
    <w:p w14:paraId="5CD98410" w14:textId="77777777" w:rsidR="00FB4FC7" w:rsidRDefault="00FB4FC7">
      <w:pPr>
        <w:pStyle w:val="ndice2"/>
        <w:tabs>
          <w:tab w:val="right" w:leader="dot" w:pos="3882"/>
        </w:tabs>
        <w:rPr>
          <w:noProof/>
        </w:rPr>
      </w:pPr>
      <w:r>
        <w:rPr>
          <w:noProof/>
        </w:rPr>
        <w:t>El backend es la parte de un sistema informático que se encarga de la lógica y el procesamiento de datos. · 38</w:t>
      </w:r>
    </w:p>
    <w:p w14:paraId="1FAC39F3" w14:textId="77777777" w:rsidR="00FB4FC7" w:rsidRDefault="00FB4FC7">
      <w:pPr>
        <w:pStyle w:val="Ttulodendice"/>
        <w:keepNext/>
        <w:tabs>
          <w:tab w:val="right" w:leader="dot" w:pos="3882"/>
        </w:tabs>
        <w:rPr>
          <w:rFonts w:eastAsiaTheme="minorEastAsia" w:cstheme="minorBidi"/>
          <w:b w:val="0"/>
          <w:bCs w:val="0"/>
          <w:noProof/>
        </w:rPr>
      </w:pPr>
      <w:r>
        <w:rPr>
          <w:noProof/>
        </w:rPr>
        <w:t>C</w:t>
      </w:r>
    </w:p>
    <w:p w14:paraId="2D37D47A" w14:textId="77777777" w:rsidR="00FB4FC7" w:rsidRDefault="00FB4FC7">
      <w:pPr>
        <w:pStyle w:val="ndice1"/>
        <w:tabs>
          <w:tab w:val="right" w:leader="dot" w:pos="3882"/>
        </w:tabs>
        <w:rPr>
          <w:noProof/>
        </w:rPr>
      </w:pPr>
      <w:r>
        <w:rPr>
          <w:noProof/>
        </w:rPr>
        <w:t>CNCF</w:t>
      </w:r>
    </w:p>
    <w:p w14:paraId="51DF24CF" w14:textId="77777777" w:rsidR="00FB4FC7" w:rsidRDefault="00FB4FC7">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24</w:t>
      </w:r>
    </w:p>
    <w:p w14:paraId="789406E4" w14:textId="77777777" w:rsidR="00FB4FC7" w:rsidRDefault="00FB4FC7">
      <w:pPr>
        <w:pStyle w:val="ndice1"/>
        <w:tabs>
          <w:tab w:val="right" w:leader="dot" w:pos="3882"/>
        </w:tabs>
        <w:rPr>
          <w:noProof/>
        </w:rPr>
      </w:pPr>
      <w:r>
        <w:rPr>
          <w:noProof/>
        </w:rPr>
        <w:t>código abierto</w:t>
      </w:r>
    </w:p>
    <w:p w14:paraId="61D95608" w14:textId="77777777" w:rsidR="00FB4FC7" w:rsidRDefault="00FB4FC7">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16, 19, 21, 24, 25, 27, 49</w:t>
      </w:r>
    </w:p>
    <w:p w14:paraId="69C65ED3" w14:textId="77777777" w:rsidR="00FB4FC7" w:rsidRDefault="00FB4FC7">
      <w:pPr>
        <w:pStyle w:val="Ttulodendice"/>
        <w:keepNext/>
        <w:tabs>
          <w:tab w:val="right" w:leader="dot" w:pos="3882"/>
        </w:tabs>
        <w:rPr>
          <w:rFonts w:eastAsiaTheme="minorEastAsia" w:cstheme="minorBidi"/>
          <w:b w:val="0"/>
          <w:bCs w:val="0"/>
          <w:noProof/>
        </w:rPr>
      </w:pPr>
      <w:r>
        <w:rPr>
          <w:noProof/>
        </w:rPr>
        <w:t>D</w:t>
      </w:r>
    </w:p>
    <w:p w14:paraId="7A30B065" w14:textId="77777777" w:rsidR="00FB4FC7" w:rsidRDefault="00FB4FC7">
      <w:pPr>
        <w:pStyle w:val="ndice1"/>
        <w:tabs>
          <w:tab w:val="right" w:leader="dot" w:pos="3882"/>
        </w:tabs>
        <w:rPr>
          <w:noProof/>
        </w:rPr>
      </w:pPr>
      <w:r>
        <w:rPr>
          <w:noProof/>
        </w:rPr>
        <w:t>dispositivo</w:t>
      </w:r>
    </w:p>
    <w:p w14:paraId="38EC1A8A" w14:textId="77777777" w:rsidR="00FB4FC7" w:rsidRDefault="00FB4FC7">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67</w:t>
      </w:r>
    </w:p>
    <w:p w14:paraId="54C2DFBF" w14:textId="77777777" w:rsidR="00FB4FC7" w:rsidRDefault="00FB4FC7">
      <w:pPr>
        <w:pStyle w:val="Ttulodendice"/>
        <w:keepNext/>
        <w:tabs>
          <w:tab w:val="right" w:leader="dot" w:pos="3882"/>
        </w:tabs>
        <w:rPr>
          <w:rFonts w:eastAsiaTheme="minorEastAsia" w:cstheme="minorBidi"/>
          <w:b w:val="0"/>
          <w:bCs w:val="0"/>
          <w:noProof/>
        </w:rPr>
      </w:pPr>
      <w:r>
        <w:rPr>
          <w:noProof/>
        </w:rPr>
        <w:t>E</w:t>
      </w:r>
    </w:p>
    <w:p w14:paraId="530E8464" w14:textId="77777777" w:rsidR="00FB4FC7" w:rsidRDefault="00FB4FC7">
      <w:pPr>
        <w:pStyle w:val="ndice1"/>
        <w:tabs>
          <w:tab w:val="right" w:leader="dot" w:pos="3882"/>
        </w:tabs>
        <w:rPr>
          <w:noProof/>
        </w:rPr>
      </w:pPr>
      <w:r>
        <w:rPr>
          <w:noProof/>
        </w:rPr>
        <w:t>Edge</w:t>
      </w:r>
    </w:p>
    <w:p w14:paraId="6EF9E0A5" w14:textId="77777777" w:rsidR="00FB4FC7" w:rsidRDefault="00FB4FC7">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4, 5</w:t>
      </w:r>
    </w:p>
    <w:p w14:paraId="032BFE80" w14:textId="77777777" w:rsidR="00FB4FC7" w:rsidRDefault="00FB4FC7">
      <w:pPr>
        <w:pStyle w:val="ndice1"/>
        <w:tabs>
          <w:tab w:val="right" w:leader="dot" w:pos="3882"/>
        </w:tabs>
        <w:rPr>
          <w:noProof/>
        </w:rPr>
      </w:pPr>
      <w:r>
        <w:rPr>
          <w:noProof/>
        </w:rPr>
        <w:t>ELK</w:t>
      </w:r>
    </w:p>
    <w:p w14:paraId="49CF1EFC" w14:textId="77777777" w:rsidR="00FB4FC7" w:rsidRDefault="00FB4FC7">
      <w:pPr>
        <w:pStyle w:val="ndice2"/>
        <w:tabs>
          <w:tab w:val="right" w:leader="dot" w:pos="3882"/>
        </w:tabs>
        <w:rPr>
          <w:noProof/>
        </w:rPr>
      </w:pPr>
      <w:r>
        <w:rPr>
          <w:noProof/>
        </w:rPr>
        <w:t>Elasticsearch, Logstash y Kibana, por sus siglas · 3, 4, 5, 7, 19, 20, 37, 39, 46, 47, 48</w:t>
      </w:r>
    </w:p>
    <w:p w14:paraId="29E48304" w14:textId="77777777" w:rsidR="00FB4FC7" w:rsidRDefault="00FB4FC7">
      <w:pPr>
        <w:pStyle w:val="Ttulodendice"/>
        <w:keepNext/>
        <w:tabs>
          <w:tab w:val="right" w:leader="dot" w:pos="3882"/>
        </w:tabs>
        <w:rPr>
          <w:rFonts w:eastAsiaTheme="minorEastAsia" w:cstheme="minorBidi"/>
          <w:b w:val="0"/>
          <w:bCs w:val="0"/>
          <w:noProof/>
        </w:rPr>
      </w:pPr>
      <w:r>
        <w:rPr>
          <w:noProof/>
        </w:rPr>
        <w:t>F</w:t>
      </w:r>
    </w:p>
    <w:p w14:paraId="3E82F649" w14:textId="77777777" w:rsidR="00FB4FC7" w:rsidRDefault="00FB4FC7">
      <w:pPr>
        <w:pStyle w:val="ndice1"/>
        <w:tabs>
          <w:tab w:val="right" w:leader="dot" w:pos="3882"/>
        </w:tabs>
        <w:rPr>
          <w:noProof/>
        </w:rPr>
      </w:pPr>
      <w:r>
        <w:rPr>
          <w:noProof/>
        </w:rPr>
        <w:t>framework</w:t>
      </w:r>
    </w:p>
    <w:p w14:paraId="412F3373" w14:textId="77777777" w:rsidR="00FB4FC7" w:rsidRDefault="00FB4FC7">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48</w:t>
      </w:r>
    </w:p>
    <w:p w14:paraId="4AD58FF4" w14:textId="77777777" w:rsidR="00FB4FC7" w:rsidRDefault="00FB4FC7">
      <w:pPr>
        <w:pStyle w:val="ndice1"/>
        <w:tabs>
          <w:tab w:val="right" w:leader="dot" w:pos="3882"/>
        </w:tabs>
        <w:rPr>
          <w:noProof/>
        </w:rPr>
      </w:pPr>
      <w:r>
        <w:rPr>
          <w:noProof/>
        </w:rPr>
        <w:t>frontal web</w:t>
      </w:r>
    </w:p>
    <w:p w14:paraId="7E0060EC" w14:textId="77777777" w:rsidR="00FB4FC7" w:rsidRDefault="00FB4FC7">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54</w:t>
      </w:r>
    </w:p>
    <w:p w14:paraId="6F934367" w14:textId="77777777" w:rsidR="00FB4FC7" w:rsidRDefault="00FB4FC7">
      <w:pPr>
        <w:pStyle w:val="Ttulodendice"/>
        <w:keepNext/>
        <w:tabs>
          <w:tab w:val="right" w:leader="dot" w:pos="3882"/>
        </w:tabs>
        <w:rPr>
          <w:rFonts w:eastAsiaTheme="minorEastAsia" w:cstheme="minorBidi"/>
          <w:b w:val="0"/>
          <w:bCs w:val="0"/>
          <w:noProof/>
        </w:rPr>
      </w:pPr>
      <w:r>
        <w:rPr>
          <w:noProof/>
        </w:rPr>
        <w:t>I</w:t>
      </w:r>
    </w:p>
    <w:p w14:paraId="7F8DC86A" w14:textId="77777777" w:rsidR="00FB4FC7" w:rsidRDefault="00FB4FC7">
      <w:pPr>
        <w:pStyle w:val="ndice1"/>
        <w:tabs>
          <w:tab w:val="right" w:leader="dot" w:pos="3882"/>
        </w:tabs>
        <w:rPr>
          <w:noProof/>
        </w:rPr>
      </w:pPr>
      <w:r>
        <w:rPr>
          <w:noProof/>
        </w:rPr>
        <w:t>IoT</w:t>
      </w:r>
    </w:p>
    <w:p w14:paraId="7D4E9067" w14:textId="77777777" w:rsidR="00FB4FC7" w:rsidRDefault="00FB4FC7">
      <w:pPr>
        <w:pStyle w:val="ndice2"/>
        <w:tabs>
          <w:tab w:val="right" w:leader="dot" w:pos="3882"/>
        </w:tabs>
        <w:rPr>
          <w:noProof/>
        </w:rPr>
      </w:pPr>
      <w:r>
        <w:rPr>
          <w:noProof/>
        </w:rPr>
        <w:t>Internet of Things · 5, 1, 3, 4, 5, 8, 9, 12, 18, 19, 24, 25, 27, 28, 33, 36, 38, 39, 48</w:t>
      </w:r>
    </w:p>
    <w:p w14:paraId="4A06B009" w14:textId="77777777" w:rsidR="00FB4FC7" w:rsidRDefault="00FB4FC7">
      <w:pPr>
        <w:pStyle w:val="Ttulodendice"/>
        <w:keepNext/>
        <w:tabs>
          <w:tab w:val="right" w:leader="dot" w:pos="3882"/>
        </w:tabs>
        <w:rPr>
          <w:rFonts w:eastAsiaTheme="minorEastAsia" w:cstheme="minorBidi"/>
          <w:b w:val="0"/>
          <w:bCs w:val="0"/>
          <w:noProof/>
        </w:rPr>
      </w:pPr>
      <w:r>
        <w:rPr>
          <w:noProof/>
        </w:rPr>
        <w:t>L</w:t>
      </w:r>
    </w:p>
    <w:p w14:paraId="7D9C2368" w14:textId="77777777" w:rsidR="00FB4FC7" w:rsidRDefault="00FB4FC7">
      <w:pPr>
        <w:pStyle w:val="ndice1"/>
        <w:tabs>
          <w:tab w:val="right" w:leader="dot" w:pos="3882"/>
        </w:tabs>
        <w:rPr>
          <w:noProof/>
        </w:rPr>
      </w:pPr>
      <w:r>
        <w:rPr>
          <w:noProof/>
        </w:rPr>
        <w:t>logs</w:t>
      </w:r>
    </w:p>
    <w:p w14:paraId="6A073A53" w14:textId="77777777" w:rsidR="00FB4FC7" w:rsidRDefault="00FB4FC7">
      <w:pPr>
        <w:pStyle w:val="ndice2"/>
        <w:tabs>
          <w:tab w:val="right" w:leader="dot" w:pos="3882"/>
        </w:tabs>
        <w:rPr>
          <w:noProof/>
        </w:rPr>
      </w:pPr>
      <w:r>
        <w:rPr>
          <w:noProof/>
        </w:rPr>
        <w:t>Los logs son registros o registros de eventos generados por sistemas informáticos, aplicaciones o dispositivos, que proporcionan información detallada sobre operaciones, errores, acciones y eventos relevantes para el monitoreo y solución de problemas. · 2, 3, 4, 9, 10, 19, 20, 23, 26, 27, 34, 35, 37, 45, 46, 47, 48</w:t>
      </w:r>
    </w:p>
    <w:p w14:paraId="32557192" w14:textId="77777777" w:rsidR="00FB4FC7" w:rsidRDefault="00FB4FC7">
      <w:pPr>
        <w:pStyle w:val="Ttulodendice"/>
        <w:keepNext/>
        <w:tabs>
          <w:tab w:val="right" w:leader="dot" w:pos="3882"/>
        </w:tabs>
        <w:rPr>
          <w:rFonts w:eastAsiaTheme="minorEastAsia" w:cstheme="minorBidi"/>
          <w:b w:val="0"/>
          <w:bCs w:val="0"/>
          <w:noProof/>
        </w:rPr>
      </w:pPr>
      <w:r>
        <w:rPr>
          <w:noProof/>
        </w:rPr>
        <w:t>M</w:t>
      </w:r>
    </w:p>
    <w:p w14:paraId="12F2CBB4" w14:textId="77777777" w:rsidR="00FB4FC7" w:rsidRDefault="00FB4FC7">
      <w:pPr>
        <w:pStyle w:val="ndice1"/>
        <w:tabs>
          <w:tab w:val="right" w:leader="dot" w:pos="3882"/>
        </w:tabs>
        <w:rPr>
          <w:noProof/>
        </w:rPr>
      </w:pPr>
      <w:r>
        <w:rPr>
          <w:noProof/>
        </w:rPr>
        <w:t>máquina virtual</w:t>
      </w:r>
    </w:p>
    <w:p w14:paraId="077D6DD1" w14:textId="77777777" w:rsidR="00FB4FC7" w:rsidRDefault="00FB4FC7">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w:t>
      </w:r>
      <w:r>
        <w:rPr>
          <w:noProof/>
        </w:rPr>
        <w:lastRenderedPageBreak/>
        <w:t>seguridad en el despliegue de sistemas y aplicaciones. · 3, 7, 8, 10, 17, 18, 34, 36, 37, 45, 54, 55</w:t>
      </w:r>
    </w:p>
    <w:p w14:paraId="71EAB1F5" w14:textId="77777777" w:rsidR="00FB4FC7" w:rsidRDefault="00FB4FC7">
      <w:pPr>
        <w:pStyle w:val="ndice1"/>
        <w:tabs>
          <w:tab w:val="right" w:leader="dot" w:pos="3882"/>
        </w:tabs>
        <w:rPr>
          <w:noProof/>
        </w:rPr>
      </w:pPr>
      <w:r>
        <w:rPr>
          <w:noProof/>
        </w:rPr>
        <w:t>metodología</w:t>
      </w:r>
    </w:p>
    <w:p w14:paraId="53B9E556" w14:textId="77777777" w:rsidR="00FB4FC7" w:rsidRDefault="00FB4FC7">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5, 6, 14</w:t>
      </w:r>
    </w:p>
    <w:p w14:paraId="1D9FEC49" w14:textId="77777777" w:rsidR="00FB4FC7" w:rsidRDefault="00FB4FC7">
      <w:pPr>
        <w:pStyle w:val="ndice1"/>
        <w:tabs>
          <w:tab w:val="right" w:leader="dot" w:pos="3882"/>
        </w:tabs>
        <w:rPr>
          <w:noProof/>
        </w:rPr>
      </w:pPr>
      <w:r>
        <w:rPr>
          <w:noProof/>
        </w:rPr>
        <w:t>MQTT</w:t>
      </w:r>
    </w:p>
    <w:p w14:paraId="1B387068" w14:textId="77777777" w:rsidR="00FB4FC7" w:rsidRDefault="00FB4FC7">
      <w:pPr>
        <w:pStyle w:val="ndice2"/>
        <w:tabs>
          <w:tab w:val="right" w:leader="dot" w:pos="3882"/>
        </w:tabs>
        <w:rPr>
          <w:noProof/>
        </w:rPr>
      </w:pPr>
      <w:r>
        <w:rPr>
          <w:noProof/>
        </w:rPr>
        <w:t>Message Queing Telemetry Transport, Protocolo de comunicación máquina a máquina mediante el envío de mensajes. · 3, 5, 9, 27, 28, 29, 34, 36, 37, 38, 39, 55</w:t>
      </w:r>
    </w:p>
    <w:p w14:paraId="5F3D0EFC" w14:textId="77777777" w:rsidR="00FB4FC7" w:rsidRDefault="00FB4FC7">
      <w:pPr>
        <w:pStyle w:val="Ttulodendice"/>
        <w:keepNext/>
        <w:tabs>
          <w:tab w:val="right" w:leader="dot" w:pos="3882"/>
        </w:tabs>
        <w:rPr>
          <w:rFonts w:eastAsiaTheme="minorEastAsia" w:cstheme="minorBidi"/>
          <w:b w:val="0"/>
          <w:bCs w:val="0"/>
          <w:noProof/>
        </w:rPr>
      </w:pPr>
      <w:r>
        <w:rPr>
          <w:noProof/>
        </w:rPr>
        <w:t>S</w:t>
      </w:r>
    </w:p>
    <w:p w14:paraId="4474C525" w14:textId="77777777" w:rsidR="00FB4FC7" w:rsidRDefault="00FB4FC7">
      <w:pPr>
        <w:pStyle w:val="ndice1"/>
        <w:tabs>
          <w:tab w:val="right" w:leader="dot" w:pos="3882"/>
        </w:tabs>
        <w:rPr>
          <w:noProof/>
        </w:rPr>
      </w:pPr>
      <w:r>
        <w:rPr>
          <w:noProof/>
        </w:rPr>
        <w:t>script</w:t>
      </w:r>
    </w:p>
    <w:p w14:paraId="4EBBEFFC" w14:textId="77777777" w:rsidR="00FB4FC7" w:rsidRDefault="00FB4FC7">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9, 54, 55, 59</w:t>
      </w:r>
    </w:p>
    <w:p w14:paraId="1AF284B2" w14:textId="77777777" w:rsidR="00FB4FC7" w:rsidRDefault="00FB4FC7">
      <w:pPr>
        <w:pStyle w:val="ndice1"/>
        <w:tabs>
          <w:tab w:val="right" w:leader="dot" w:pos="3882"/>
        </w:tabs>
        <w:rPr>
          <w:noProof/>
        </w:rPr>
      </w:pPr>
      <w:r>
        <w:rPr>
          <w:noProof/>
        </w:rPr>
        <w:t>servidor</w:t>
      </w:r>
    </w:p>
    <w:p w14:paraId="64D95496" w14:textId="77777777" w:rsidR="00FB4FC7" w:rsidRDefault="00FB4FC7">
      <w:pPr>
        <w:pStyle w:val="ndice2"/>
        <w:tabs>
          <w:tab w:val="right" w:leader="dot" w:pos="3882"/>
        </w:tabs>
        <w:rPr>
          <w:noProof/>
        </w:rPr>
      </w:pPr>
      <w:r>
        <w:rPr>
          <w:noProof/>
        </w:rPr>
        <w:t>Computadora que provee servicios a otros dispositivos en una red, como Internet. Responde a solicitudes y gestiona recursos. · 3, 26, 27, 28, 29, 38, 55, 66</w:t>
      </w:r>
    </w:p>
    <w:p w14:paraId="008EF9FA" w14:textId="77777777" w:rsidR="00FB4FC7" w:rsidRDefault="00FB4FC7">
      <w:pPr>
        <w:pStyle w:val="ndice1"/>
        <w:tabs>
          <w:tab w:val="right" w:leader="dot" w:pos="3882"/>
        </w:tabs>
        <w:rPr>
          <w:noProof/>
        </w:rPr>
      </w:pPr>
      <w:r>
        <w:rPr>
          <w:noProof/>
        </w:rPr>
        <w:t>stack</w:t>
      </w:r>
    </w:p>
    <w:p w14:paraId="0818AC7D" w14:textId="77777777" w:rsidR="00FB4FC7" w:rsidRDefault="00FB4FC7">
      <w:pPr>
        <w:pStyle w:val="ndice2"/>
        <w:tabs>
          <w:tab w:val="right" w:leader="dot" w:pos="3882"/>
        </w:tabs>
        <w:rPr>
          <w:noProof/>
        </w:rPr>
      </w:pPr>
      <w:r>
        <w:rPr>
          <w:noProof/>
        </w:rPr>
        <w:t>conjunto de tecnologías, herramientas o componentes que se utilizan de manera conjunta para desarrollar o implementar una solución informática · 3, 4, 5, 19, 20, 37, 46, 47</w:t>
      </w:r>
    </w:p>
    <w:p w14:paraId="359DE186" w14:textId="77777777" w:rsidR="00FB4FC7" w:rsidRDefault="00FB4FC7">
      <w:pPr>
        <w:pStyle w:val="Ttulodendice"/>
        <w:keepNext/>
        <w:tabs>
          <w:tab w:val="right" w:leader="dot" w:pos="3882"/>
        </w:tabs>
        <w:rPr>
          <w:rFonts w:eastAsiaTheme="minorEastAsia" w:cstheme="minorBidi"/>
          <w:b w:val="0"/>
          <w:bCs w:val="0"/>
          <w:noProof/>
        </w:rPr>
      </w:pPr>
      <w:r>
        <w:rPr>
          <w:noProof/>
        </w:rPr>
        <w:t>V</w:t>
      </w:r>
    </w:p>
    <w:p w14:paraId="04E193CF" w14:textId="77777777" w:rsidR="00FB4FC7" w:rsidRDefault="00FB4FC7">
      <w:pPr>
        <w:pStyle w:val="ndice1"/>
        <w:tabs>
          <w:tab w:val="right" w:leader="dot" w:pos="3882"/>
        </w:tabs>
        <w:rPr>
          <w:noProof/>
        </w:rPr>
      </w:pPr>
      <w:r>
        <w:rPr>
          <w:noProof/>
        </w:rPr>
        <w:t>virtualización</w:t>
      </w:r>
    </w:p>
    <w:p w14:paraId="5CF017F5" w14:textId="77777777" w:rsidR="00FB4FC7" w:rsidRDefault="00FB4FC7">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2, 4, 5, 16, 17</w:t>
      </w:r>
    </w:p>
    <w:p w14:paraId="1DF5B593" w14:textId="77777777" w:rsidR="00FB4FC7" w:rsidRDefault="00FB4FC7" w:rsidP="005E78A0">
      <w:pPr>
        <w:jc w:val="left"/>
        <w:rPr>
          <w:noProof/>
        </w:rPr>
        <w:sectPr w:rsidR="00FB4FC7" w:rsidSect="00FB4FC7">
          <w:type w:val="continuous"/>
          <w:pgSz w:w="11906" w:h="16838"/>
          <w:pgMar w:top="1417" w:right="1701" w:bottom="1417" w:left="1701" w:header="708" w:footer="708" w:gutter="0"/>
          <w:pgNumType w:fmt="upperRoman"/>
          <w:cols w:num="2" w:space="720"/>
          <w:docGrid w:linePitch="360"/>
          <w:sectPrChange w:id="109" w:author="Alfonso Díez Ramírez" w:date="2023-07-11T14:04:00Z">
            <w:sectPr w:rsidR="00FB4FC7" w:rsidSect="00FB4FC7">
              <w:pgMar w:top="1417" w:right="1701" w:bottom="1417" w:left="1701" w:header="708" w:footer="708" w:gutter="0"/>
              <w:cols w:num="1" w:space="708"/>
            </w:sectPr>
          </w:sectPrChange>
        </w:sectPr>
      </w:pPr>
    </w:p>
    <w:p w14:paraId="024DC030" w14:textId="3E91845C"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110" w:name="_Toc140005119"/>
      <w:commentRangeStart w:id="111"/>
      <w:r w:rsidRPr="00223A1A">
        <w:lastRenderedPageBreak/>
        <w:t>Resumen</w:t>
      </w:r>
      <w:commentRangeEnd w:id="111"/>
      <w:r w:rsidR="00B76B7E">
        <w:rPr>
          <w:rStyle w:val="Refdecomentario"/>
          <w:rFonts w:asciiTheme="minorHAnsi" w:eastAsiaTheme="minorHAnsi" w:hAnsiTheme="minorHAnsi" w:cstheme="minorBidi"/>
          <w:color w:val="auto"/>
        </w:rPr>
        <w:commentReference w:id="111"/>
      </w:r>
      <w:bookmarkEnd w:id="110"/>
    </w:p>
    <w:p w14:paraId="6DC602CB" w14:textId="4CEE400E" w:rsidR="00ED2137" w:rsidRDefault="001914A6" w:rsidP="00B35870">
      <w:r>
        <w:t xml:space="preserve">El enfoque </w:t>
      </w:r>
      <w:r w:rsidR="00ED2137" w:rsidRPr="00B35870">
        <w:t xml:space="preserve">DevOps es crucial en el ámbito de </w:t>
      </w:r>
      <w:proofErr w:type="spellStart"/>
      <w:r w:rsidR="00ED2137" w:rsidRPr="00B35870">
        <w:t>IoT</w:t>
      </w:r>
      <w:proofErr w:type="spellEnd"/>
      <w:r w:rsidR="00ED2137" w:rsidRPr="00B35870">
        <w:t xml:space="preserve"> </w:t>
      </w:r>
      <w:r w:rsidR="00ED2137">
        <w:t>dada</w:t>
      </w:r>
      <w:r w:rsidR="00ED2137" w:rsidRPr="00B35870">
        <w:t xml:space="preserve"> su capacidad para permitir ciclos de desarrollo rápidos, gestionar de manera eficiente la compleja infraestructura de </w:t>
      </w:r>
      <w:proofErr w:type="spellStart"/>
      <w:r w:rsidR="00ED2137" w:rsidRPr="00B35870">
        <w:t>IoT</w:t>
      </w:r>
      <w:proofErr w:type="spellEnd"/>
      <w:r w:rsidR="00ED2137" w:rsidRPr="00B35870">
        <w:t xml:space="preserve">, garantizar la calidad del software, facilitar la escalabilidad y alta disponibilidad, así como promover la seguridad en las soluciones </w:t>
      </w:r>
      <w:proofErr w:type="spellStart"/>
      <w:r w:rsidR="00ED2137" w:rsidRPr="00B35870">
        <w:t>IoT</w:t>
      </w:r>
      <w:proofErr w:type="spellEnd"/>
      <w:r w:rsidR="00ED2137" w:rsidRPr="00B35870">
        <w:t xml:space="preserve">. </w:t>
      </w:r>
    </w:p>
    <w:p w14:paraId="7108EAAD" w14:textId="19751E73" w:rsidR="00ED2137" w:rsidRDefault="00ED2137" w:rsidP="00B35870">
      <w:r>
        <w:t xml:space="preserve">Por otro lado, </w:t>
      </w:r>
      <w:r w:rsidRPr="00ED2137">
        <w:t xml:space="preserve">La monitorización de sistemas </w:t>
      </w:r>
      <w:proofErr w:type="spellStart"/>
      <w:r w:rsidRPr="00ED2137">
        <w:t>IoT</w:t>
      </w:r>
      <w:proofErr w:type="spellEnd"/>
      <w:r w:rsidRPr="00ED2137">
        <w:t xml:space="preserve"> emerge como un componente esencial para garantizar el funcionamiento eficiente y </w:t>
      </w:r>
      <w:r>
        <w:t>resiliente</w:t>
      </w:r>
      <w:r w:rsidRPr="00ED2137">
        <w:t xml:space="preserve"> de las soluciones </w:t>
      </w:r>
      <w:proofErr w:type="spellStart"/>
      <w:r w:rsidRPr="00ED2137">
        <w:t>IoT</w:t>
      </w:r>
      <w:proofErr w:type="spellEnd"/>
      <w:r w:rsidRPr="00ED2137">
        <w:t>. Al proporcionar una visi</w:t>
      </w:r>
      <w:r>
        <w:t>ón</w:t>
      </w:r>
      <w:r w:rsidRPr="00ED2137">
        <w:t xml:space="preserve"> en tiempo real del rendimiento, estado y consumo de recursos de los dispositivos conectados, la monitorización facilita la detección temprana de fallos, </w:t>
      </w:r>
      <w:r>
        <w:t xml:space="preserve">la mejora continua y </w:t>
      </w:r>
      <w:r w:rsidRPr="00ED2137">
        <w:t xml:space="preserve">la toma de decisiones informadas </w:t>
      </w:r>
      <w:r>
        <w:t>respecto al entorno</w:t>
      </w:r>
      <w:r w:rsidRPr="00ED2137">
        <w:t xml:space="preserve">. </w:t>
      </w:r>
    </w:p>
    <w:p w14:paraId="53910FDF" w14:textId="013C0558" w:rsidR="00B35870" w:rsidRDefault="00736F90" w:rsidP="00F5299B">
      <w:r w:rsidRPr="00736F90">
        <w:t xml:space="preserve">El presente Proyecto de Fin de Máster (PFM) se centra en la </w:t>
      </w:r>
      <w:r>
        <w:t>adopción de un enfoque</w:t>
      </w:r>
      <w:r w:rsidRPr="00736F90">
        <w:t xml:space="preserve"> DevOps en el contexto de </w:t>
      </w:r>
      <w:proofErr w:type="spellStart"/>
      <w:r w:rsidRPr="00736F90">
        <w:t>IoT</w:t>
      </w:r>
      <w:proofErr w:type="spellEnd"/>
      <w:r w:rsidRPr="00736F90">
        <w:t xml:space="preserve"> con el propósito de proporcionar capacidades de monitorización a este entorno y facilitar a los diversos equipos implicados el desarrollo, mantenimiento y evolución integral del sistema</w:t>
      </w:r>
      <w:r w:rsidR="001914A6">
        <w:t xml:space="preserve"> y los </w:t>
      </w:r>
      <w:proofErr w:type="gramStart"/>
      <w:r w:rsidR="001914A6">
        <w:t>dispositivos</w:t>
      </w:r>
      <w:r w:rsidRPr="00736F90">
        <w:t>.</w:t>
      </w:r>
      <w:r w:rsidR="00F5299B">
        <w:t>.</w:t>
      </w:r>
      <w:proofErr w:type="gramEnd"/>
      <w:r w:rsidR="00F5299B">
        <w:t xml:space="preserve"> </w:t>
      </w:r>
    </w:p>
    <w:p w14:paraId="5610D17D" w14:textId="05218061" w:rsidR="00E647E1" w:rsidRDefault="00E647E1" w:rsidP="00F5299B">
      <w:r>
        <w:t>Otro de los pilares de</w:t>
      </w:r>
      <w:r w:rsidR="00617128">
        <w:t xml:space="preserve"> este PFM </w:t>
      </w:r>
      <w:r>
        <w:t>es la aplicación de un enfoque de Infraestructura como Código (</w:t>
      </w:r>
      <w:proofErr w:type="spellStart"/>
      <w:r>
        <w:t>IaC</w:t>
      </w:r>
      <w:proofErr w:type="spellEnd"/>
      <w:r>
        <w:t xml:space="preserve">), tratando la configuración de las máquinas virtuales como un componente más del desarrollo, permitiendo trabajar en </w:t>
      </w:r>
      <w:r w:rsidR="00617128">
        <w:t>dicho código</w:t>
      </w:r>
      <w:r>
        <w:t xml:space="preserve"> de forma distribuida, facilitando la reproducción del entorno, su evolución y mantenimiento. Este enfoque dota de mayor agilidad al equipo de desarrollo al poder replicar el entorno en sus propios equipos rápidamente garantizando que todos los miembros del equipo cuentan con entornos idénticos, minimizando los fallos.</w:t>
      </w:r>
    </w:p>
    <w:p w14:paraId="3FDBA622" w14:textId="77777777" w:rsidR="00EB26B2" w:rsidRDefault="00617128" w:rsidP="00F5299B">
      <w:r>
        <w:t xml:space="preserve">Como parte del enfoque DevOps, se busca la mejora continua del software; para facilitar a los equipos de desarrollo esta labor, minimizando las tareas de carácter repetitivo, se han implementado capacidades de Entrega Continua (Continuos </w:t>
      </w:r>
      <w:proofErr w:type="spellStart"/>
      <w:r>
        <w:t>Deployment</w:t>
      </w:r>
      <w:proofErr w:type="spellEnd"/>
      <w:r>
        <w:t xml:space="preserve">, CD). </w:t>
      </w:r>
      <w:r w:rsidR="00EB26B2">
        <w:t xml:space="preserve">Para ello se hacen uso de herramientas de control de versiones, CI/CD y de contenedores. </w:t>
      </w:r>
    </w:p>
    <w:p w14:paraId="298D2C84" w14:textId="0B1741B7" w:rsidR="00EB26B2" w:rsidRDefault="00EB26B2" w:rsidP="00F5299B">
      <w:r>
        <w:t xml:space="preserve">El uso de contenedores para la simulación de dispositivos </w:t>
      </w:r>
      <w:proofErr w:type="spellStart"/>
      <w:r>
        <w:t>IoT</w:t>
      </w:r>
      <w:proofErr w:type="spellEnd"/>
      <w:r>
        <w:t xml:space="preserve"> en este PFM atiende a razones adicionales; </w:t>
      </w:r>
      <w:r>
        <w:t xml:space="preserve">dotan al entorno de portabilidad al no verse ligados al sistema operativo host, algo relevante en entornos heterogéneos como puede ser un entorno </w:t>
      </w:r>
      <w:proofErr w:type="spellStart"/>
      <w:r>
        <w:t>IoT</w:t>
      </w:r>
      <w:proofErr w:type="spellEnd"/>
      <w:r>
        <w:t xml:space="preserve"> y permiten a los equipos involucrados </w:t>
      </w:r>
      <w:r>
        <w:t>explorar estrategias de escalabilidad y tolerancia a fallos</w:t>
      </w:r>
      <w:r>
        <w:t xml:space="preserve">, así como investigar como </w:t>
      </w:r>
      <w:r>
        <w:t>interactúan y se comunican estos dispositivos en un entorno escalable y eficiente</w:t>
      </w:r>
      <w:r>
        <w:t>.</w:t>
      </w:r>
    </w:p>
    <w:p w14:paraId="5BC8332B" w14:textId="37306F20" w:rsidR="001914A6" w:rsidRDefault="0031349A" w:rsidP="00F5299B">
      <w:r>
        <w:t>Dado el carácter escalable del entorno a simular, complementando la monitorización, este PFM, plantea un método de ingesta de logs escalable</w:t>
      </w:r>
      <w:r>
        <w:softHyphen/>
      </w:r>
      <w:r>
        <w:softHyphen/>
        <w:t xml:space="preserve"> que además sea tolerante a fallos mediante el uso de agentes y sistemas de colas con protocolos ligeros orientados a </w:t>
      </w:r>
      <w:proofErr w:type="spellStart"/>
      <w:r>
        <w:t>IoT</w:t>
      </w:r>
      <w:proofErr w:type="spellEnd"/>
      <w:r>
        <w:t xml:space="preserve"> que permitan desacoplar los componentes, facilitando la comunicación asíncrona entre ellos. </w:t>
      </w:r>
    </w:p>
    <w:p w14:paraId="77C66A39" w14:textId="61917D4F" w:rsidR="0031349A" w:rsidRDefault="0031349A" w:rsidP="00F5299B">
      <w:r>
        <w:t>Por último, se aborda la simulación de dispositivos</w:t>
      </w:r>
      <w:r w:rsidR="00E62B06">
        <w:t xml:space="preserve"> y la monitorización de los datos que estos generan mediante un </w:t>
      </w:r>
      <w:proofErr w:type="spellStart"/>
      <w:r w:rsidR="00E62B06">
        <w:t>dashboard</w:t>
      </w:r>
      <w:proofErr w:type="spellEnd"/>
      <w:r w:rsidR="00E62B06">
        <w:t xml:space="preserve"> con gráficas y la capacidad de filtrar en base a todos sus parámetros.</w:t>
      </w:r>
    </w:p>
    <w:p w14:paraId="70F1F00A" w14:textId="45C41B52" w:rsidR="00F5299B" w:rsidRPr="004C7920" w:rsidRDefault="00F5299B" w:rsidP="00F5299B">
      <w:r>
        <w:br w:type="page"/>
      </w:r>
    </w:p>
    <w:p w14:paraId="0C92A0C7" w14:textId="77777777" w:rsidR="00F5299B" w:rsidRPr="00A46861" w:rsidRDefault="00F5299B" w:rsidP="00F5299B">
      <w:pPr>
        <w:pStyle w:val="Ttulo2"/>
        <w:rPr>
          <w:lang w:val="en-GB"/>
        </w:rPr>
      </w:pPr>
      <w:bookmarkStart w:id="112" w:name="_Toc140005120"/>
      <w:r w:rsidRPr="00A46861">
        <w:rPr>
          <w:lang w:val="en-GB"/>
        </w:rPr>
        <w:lastRenderedPageBreak/>
        <w:t>Abstract</w:t>
      </w:r>
      <w:bookmarkEnd w:id="112"/>
    </w:p>
    <w:p w14:paraId="644512B6" w14:textId="77777777" w:rsidR="00E62B06" w:rsidRPr="00E62B06" w:rsidRDefault="00E62B06" w:rsidP="00E62B06">
      <w:pPr>
        <w:rPr>
          <w:lang w:val="en-GB"/>
          <w:rPrChange w:id="113" w:author="Alfonso Díez Ramírez" w:date="2023-07-11T12:52:00Z">
            <w:rPr/>
          </w:rPrChange>
        </w:rPr>
      </w:pPr>
      <w:r w:rsidRPr="00E62B06">
        <w:rPr>
          <w:lang w:val="en-GB"/>
          <w:rPrChange w:id="114" w:author="Alfonso Díez Ramírez" w:date="2023-07-11T12:52:00Z">
            <w:rPr/>
          </w:rPrChange>
        </w:rPr>
        <w:t>The DevOps approach is crucial in the IoT domain given its ability to enable rapid development cycles, efficiently manage the complex IoT infrastructure, ensure software quality, facilitate scalability and high availability, and promote security in IoT solutions. On the other hand, IoT system monitoring emerges as an essential component to ensure efficient and resilient operation of IoT solutions. By providing real-time insights into the performance, status, and resource consumption of connected devices, monitoring facilitates early fault detection, continuous improvement, and informed decision-making regarding the environment.</w:t>
      </w:r>
    </w:p>
    <w:p w14:paraId="48EBBC77" w14:textId="77777777" w:rsidR="00E62B06" w:rsidRPr="00E62B06" w:rsidRDefault="00E62B06" w:rsidP="00E62B06">
      <w:pPr>
        <w:rPr>
          <w:lang w:val="en-GB"/>
          <w:rPrChange w:id="115" w:author="Alfonso Díez Ramírez" w:date="2023-07-11T12:52:00Z">
            <w:rPr/>
          </w:rPrChange>
        </w:rPr>
      </w:pPr>
      <w:r w:rsidRPr="00E62B06">
        <w:rPr>
          <w:lang w:val="en-GB"/>
          <w:rPrChange w:id="116" w:author="Alfonso Díez Ramírez" w:date="2023-07-11T12:52:00Z">
            <w:rPr/>
          </w:rPrChange>
        </w:rPr>
        <w:t xml:space="preserve">This </w:t>
      </w:r>
      <w:proofErr w:type="gramStart"/>
      <w:r w:rsidRPr="00E62B06">
        <w:rPr>
          <w:lang w:val="en-GB"/>
          <w:rPrChange w:id="117" w:author="Alfonso Díez Ramírez" w:date="2023-07-11T12:52:00Z">
            <w:rPr/>
          </w:rPrChange>
        </w:rPr>
        <w:t>Master's</w:t>
      </w:r>
      <w:proofErr w:type="gramEnd"/>
      <w:r w:rsidRPr="00E62B06">
        <w:rPr>
          <w:lang w:val="en-GB"/>
          <w:rPrChange w:id="118" w:author="Alfonso Díez Ramírez" w:date="2023-07-11T12:52:00Z">
            <w:rPr/>
          </w:rPrChange>
        </w:rPr>
        <w:t xml:space="preserve"> Thesis project focuses on adopting a DevOps approach in the context of IoT with the aim of providing monitoring capabilities to this environment and facilitating the development, maintenance, and comprehensive evolution of the system and devices. The project also emphasizes the application of Infrastructure as Code (</w:t>
      </w:r>
      <w:proofErr w:type="spellStart"/>
      <w:r w:rsidRPr="00E62B06">
        <w:rPr>
          <w:lang w:val="en-GB"/>
          <w:rPrChange w:id="119" w:author="Alfonso Díez Ramírez" w:date="2023-07-11T12:52:00Z">
            <w:rPr/>
          </w:rPrChange>
        </w:rPr>
        <w:t>IaC</w:t>
      </w:r>
      <w:proofErr w:type="spellEnd"/>
      <w:r w:rsidRPr="00E62B06">
        <w:rPr>
          <w:lang w:val="en-GB"/>
          <w:rPrChange w:id="120" w:author="Alfonso Díez Ramírez" w:date="2023-07-11T12:52:00Z">
            <w:rPr/>
          </w:rPrChange>
        </w:rPr>
        <w:t>), treating the configuration of virtual machines as an integral development component. This enables distributed work on the code, facilitating environment reproduction, evolution, and maintenance. This approach provides greater agility to the development team by quickly replicating the environment on their own machines, ensuring that all team members have identical environments and minimizing failures.</w:t>
      </w:r>
    </w:p>
    <w:p w14:paraId="16A9EDBC" w14:textId="77777777" w:rsidR="00E62B06" w:rsidRPr="00E62B06" w:rsidRDefault="00E62B06" w:rsidP="00E62B06">
      <w:pPr>
        <w:rPr>
          <w:lang w:val="en-GB"/>
          <w:rPrChange w:id="121" w:author="Alfonso Díez Ramírez" w:date="2023-07-11T12:52:00Z">
            <w:rPr/>
          </w:rPrChange>
        </w:rPr>
      </w:pPr>
      <w:r w:rsidRPr="00E62B06">
        <w:rPr>
          <w:lang w:val="en-GB"/>
          <w:rPrChange w:id="122" w:author="Alfonso Díez Ramírez" w:date="2023-07-11T12:52:00Z">
            <w:rPr/>
          </w:rPrChange>
        </w:rPr>
        <w:t>As part of the DevOps approach, continuous improvement of software is sought. To facilitate this for development teams and minimize repetitive tasks, Continuous Deployment (CD) capabilities have been implemented. This involves the use of version control tools, CI/CD, and containers.</w:t>
      </w:r>
    </w:p>
    <w:p w14:paraId="10120A3C" w14:textId="77777777" w:rsidR="00E62B06" w:rsidRPr="00E62B06" w:rsidRDefault="00E62B06" w:rsidP="00E62B06">
      <w:pPr>
        <w:rPr>
          <w:lang w:val="en-GB"/>
          <w:rPrChange w:id="123" w:author="Alfonso Díez Ramírez" w:date="2023-07-11T12:52:00Z">
            <w:rPr/>
          </w:rPrChange>
        </w:rPr>
      </w:pPr>
      <w:r w:rsidRPr="00E62B06">
        <w:rPr>
          <w:lang w:val="en-GB"/>
          <w:rPrChange w:id="124" w:author="Alfonso Díez Ramírez" w:date="2023-07-11T12:52:00Z">
            <w:rPr/>
          </w:rPrChange>
        </w:rPr>
        <w:t>The use of containers for simulating IoT devices in this project serves additional purposes. They provide portability to the environment by not being tied to the host operating system, which is relevant in heterogeneous environments such as IoT. Furthermore, they allow the involved teams to explore scalability and fault tolerance strategies, as well as investigate how these devices interact and communicate in a scalable and efficient environment.</w:t>
      </w:r>
    </w:p>
    <w:p w14:paraId="1F1F5779" w14:textId="77777777" w:rsidR="00E62B06" w:rsidRPr="00E62B06" w:rsidRDefault="00E62B06" w:rsidP="00E62B06">
      <w:pPr>
        <w:rPr>
          <w:lang w:val="en-GB"/>
          <w:rPrChange w:id="125" w:author="Alfonso Díez Ramírez" w:date="2023-07-11T12:52:00Z">
            <w:rPr/>
          </w:rPrChange>
        </w:rPr>
      </w:pPr>
      <w:r w:rsidRPr="00E62B06">
        <w:rPr>
          <w:lang w:val="en-GB"/>
          <w:rPrChange w:id="126" w:author="Alfonso Díez Ramírez" w:date="2023-07-11T12:52:00Z">
            <w:rPr/>
          </w:rPrChange>
        </w:rPr>
        <w:t xml:space="preserve">Given the scalable nature of the simulated environment and complementing the monitoring aspect, this thesis proposes a scalable log ingestion method that is also </w:t>
      </w:r>
      <w:proofErr w:type="gramStart"/>
      <w:r w:rsidRPr="00E62B06">
        <w:rPr>
          <w:lang w:val="en-GB"/>
          <w:rPrChange w:id="127" w:author="Alfonso Díez Ramírez" w:date="2023-07-11T12:52:00Z">
            <w:rPr/>
          </w:rPrChange>
        </w:rPr>
        <w:t>fault-tolerant</w:t>
      </w:r>
      <w:proofErr w:type="gramEnd"/>
      <w:r w:rsidRPr="00E62B06">
        <w:rPr>
          <w:lang w:val="en-GB"/>
          <w:rPrChange w:id="128" w:author="Alfonso Díez Ramírez" w:date="2023-07-11T12:52:00Z">
            <w:rPr/>
          </w:rPrChange>
        </w:rPr>
        <w:t xml:space="preserve">. This is achieved by using agents and lightweight message queue systems with IoT-oriented protocols, enabling decoupling of </w:t>
      </w:r>
      <w:proofErr w:type="gramStart"/>
      <w:r w:rsidRPr="00E62B06">
        <w:rPr>
          <w:lang w:val="en-GB"/>
          <w:rPrChange w:id="129" w:author="Alfonso Díez Ramírez" w:date="2023-07-11T12:52:00Z">
            <w:rPr/>
          </w:rPrChange>
        </w:rPr>
        <w:t>components</w:t>
      </w:r>
      <w:proofErr w:type="gramEnd"/>
      <w:r w:rsidRPr="00E62B06">
        <w:rPr>
          <w:lang w:val="en-GB"/>
          <w:rPrChange w:id="130" w:author="Alfonso Díez Ramírez" w:date="2023-07-11T12:52:00Z">
            <w:rPr/>
          </w:rPrChange>
        </w:rPr>
        <w:t xml:space="preserve"> and facilitating asynchronous communication among them.</w:t>
      </w:r>
    </w:p>
    <w:p w14:paraId="106B6EDD" w14:textId="77777777" w:rsidR="00E62B06" w:rsidRPr="00E62B06" w:rsidRDefault="00E62B06" w:rsidP="00E62B06">
      <w:pPr>
        <w:rPr>
          <w:lang w:val="en-GB"/>
          <w:rPrChange w:id="131" w:author="Alfonso Díez Ramírez" w:date="2023-07-11T12:52:00Z">
            <w:rPr/>
          </w:rPrChange>
        </w:rPr>
      </w:pPr>
      <w:r w:rsidRPr="00E62B06">
        <w:rPr>
          <w:lang w:val="en-GB"/>
          <w:rPrChange w:id="132" w:author="Alfonso Díez Ramírez" w:date="2023-07-11T12:52:00Z">
            <w:rPr/>
          </w:rPrChange>
        </w:rPr>
        <w:t>Finally, the project addresses the simulation of devices and the monitoring of the data they generate through a dashboard with graphs and the ability to filter based on all their parameters.</w:t>
      </w:r>
    </w:p>
    <w:p w14:paraId="35B2C3D9" w14:textId="118F568B" w:rsidR="0095649D" w:rsidRDefault="0095649D" w:rsidP="005E78A0">
      <w:pPr>
        <w:jc w:val="left"/>
        <w:rPr>
          <w:lang w:val="en-US"/>
        </w:rPr>
        <w:sectPr w:rsidR="0095649D" w:rsidSect="00D65460">
          <w:type w:val="continuous"/>
          <w:pgSz w:w="11906" w:h="16838"/>
          <w:pgMar w:top="1417" w:right="1701" w:bottom="1417" w:left="1701" w:header="708" w:footer="708" w:gutter="0"/>
          <w:pgNumType w:fmt="upperRoman"/>
          <w:cols w:space="708"/>
          <w:docGrid w:linePitch="360"/>
        </w:sectPr>
      </w:pPr>
    </w:p>
    <w:p w14:paraId="11F75C3F" w14:textId="1BA7FF69" w:rsidR="00223A1A" w:rsidRPr="005E78A0" w:rsidRDefault="005E78A0" w:rsidP="00A368C3">
      <w:pPr>
        <w:pStyle w:val="Ttulo2"/>
        <w:numPr>
          <w:ilvl w:val="0"/>
          <w:numId w:val="17"/>
        </w:numPr>
      </w:pPr>
      <w:bookmarkStart w:id="133" w:name="_Toc140005121"/>
      <w:r>
        <w:lastRenderedPageBreak/>
        <w:t>I</w:t>
      </w:r>
      <w:r w:rsidR="00223A1A">
        <w:t>ntroducción</w:t>
      </w:r>
      <w:bookmarkEnd w:id="133"/>
    </w:p>
    <w:p w14:paraId="5ECBA489" w14:textId="4E4F25D6" w:rsidR="00223A1A" w:rsidRDefault="00223A1A" w:rsidP="00A368C3">
      <w:pPr>
        <w:pStyle w:val="Ttulo3"/>
        <w:numPr>
          <w:ilvl w:val="1"/>
          <w:numId w:val="17"/>
        </w:numPr>
      </w:pPr>
      <w:bookmarkStart w:id="134" w:name="_Toc140005122"/>
      <w:r w:rsidRPr="00223A1A">
        <w:t>Contexto</w:t>
      </w:r>
      <w:bookmarkEnd w:id="134"/>
    </w:p>
    <w:p w14:paraId="0D2C0855" w14:textId="2B0E939B" w:rsidR="00B90DBA" w:rsidRDefault="00B90DBA" w:rsidP="00B90DBA">
      <w:r>
        <w:t xml:space="preserve">El contexto actual de desarrollo de software se caracteriza por la creciente demanda de implementaciones rápidas, estables y escalables, lo cual ha impulsado la adopción de </w:t>
      </w:r>
      <w:r w:rsidR="00AC75C1">
        <w:t xml:space="preserve">enfoques </w:t>
      </w:r>
      <w:r>
        <w:t>y prácticas que permitan abordar estos desafíos</w:t>
      </w:r>
      <w:r w:rsidR="00DB7D60" w:rsidRPr="00DB7D60">
        <w:t xml:space="preserve"> </w:t>
      </w:r>
      <w:sdt>
        <w:sdtPr>
          <w:id w:val="1856849525"/>
          <w:citation/>
        </w:sdtPr>
        <w:sdtContent>
          <w:r w:rsidR="00DB7D60">
            <w:fldChar w:fldCharType="begin"/>
          </w:r>
          <w:r w:rsidR="00DB7D60">
            <w:instrText xml:space="preserve"> CITATION Jes18 \l 3082 </w:instrText>
          </w:r>
          <w:r w:rsidR="00DB7D60">
            <w:fldChar w:fldCharType="separate"/>
          </w:r>
          <w:r w:rsidR="00765D72" w:rsidRPr="00765D72">
            <w:rPr>
              <w:noProof/>
            </w:rPr>
            <w:t>[1]</w:t>
          </w:r>
          <w:r w:rsidR="00DB7D60">
            <w:fldChar w:fldCharType="end"/>
          </w:r>
        </w:sdtContent>
      </w:sdt>
      <w:commentRangeStart w:id="135"/>
      <w:commentRangeStart w:id="136"/>
      <w:r>
        <w:t xml:space="preserve">. </w:t>
      </w:r>
      <w:commentRangeEnd w:id="135"/>
      <w:r w:rsidR="00A61784">
        <w:rPr>
          <w:rStyle w:val="Refdecomentario"/>
        </w:rPr>
        <w:commentReference w:id="135"/>
      </w:r>
      <w:commentRangeEnd w:id="136"/>
      <w:r w:rsidR="00DB7D60">
        <w:rPr>
          <w:rStyle w:val="Refdecomentario"/>
        </w:rPr>
        <w:commentReference w:id="136"/>
      </w:r>
      <w:r>
        <w:t xml:space="preserve">En este sentido, los </w:t>
      </w:r>
      <w:r w:rsidR="00AC75C1">
        <w:t xml:space="preserve">principios </w:t>
      </w:r>
      <w:r>
        <w:t>DevOps han surgido como una aproximación eficaz para mejorar las capacidades de desarrollo, integración y despliegue continuo de aplicaciones</w:t>
      </w:r>
      <w:r w:rsidR="00AC75C1">
        <w:t>,</w:t>
      </w:r>
      <w:r w:rsidR="00EA7836">
        <w:t xml:space="preserve"> </w:t>
      </w:r>
      <w:r w:rsidR="00AC75C1">
        <w:t>s</w:t>
      </w:r>
      <w:r w:rsidR="00EA7836">
        <w:t>iendo uno de los conjuntos de habilidades más demandados por las empresas</w:t>
      </w:r>
      <w:r w:rsidR="00DB7D60" w:rsidRPr="00DB7D60">
        <w:t xml:space="preserve"> </w:t>
      </w:r>
      <w:sdt>
        <w:sdtPr>
          <w:id w:val="-1069425572"/>
          <w:citation/>
        </w:sdtPr>
        <w:sdtContent>
          <w:r w:rsidR="00DB7D60">
            <w:fldChar w:fldCharType="begin"/>
          </w:r>
          <w:r w:rsidR="00DB7D60">
            <w:instrText xml:space="preserve"> CITATION Lio23 \l 3082 </w:instrText>
          </w:r>
          <w:r w:rsidR="00DB7D60">
            <w:fldChar w:fldCharType="separate"/>
          </w:r>
          <w:r w:rsidR="00765D72" w:rsidRPr="00765D72">
            <w:rPr>
              <w:noProof/>
            </w:rPr>
            <w:t>[2]</w:t>
          </w:r>
          <w:r w:rsidR="00DB7D60">
            <w:fldChar w:fldCharType="end"/>
          </w:r>
        </w:sdtContent>
      </w:sdt>
      <w:r w:rsidR="00EA7836">
        <w:t xml:space="preserve">. </w:t>
      </w:r>
    </w:p>
    <w:p w14:paraId="20E5074B" w14:textId="6A23B535" w:rsidR="00D01B7C" w:rsidRDefault="00396235" w:rsidP="00B90DBA">
      <w:r>
        <w:t>Adicionalmente</w:t>
      </w:r>
      <w:r w:rsidR="00D01B7C">
        <w:t xml:space="preserve">, el </w:t>
      </w:r>
      <w:r w:rsidR="00D01B7C" w:rsidRPr="00D01B7C">
        <w:t>Internet de las cosas (</w:t>
      </w:r>
      <w:proofErr w:type="spellStart"/>
      <w:r w:rsidR="00D01B7C" w:rsidRPr="00D01B7C">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w:t>
      </w:r>
      <w:r w:rsidR="00DB7D60" w:rsidRPr="00DB7D60">
        <w:t xml:space="preserve"> </w:t>
      </w:r>
      <w:sdt>
        <w:sdtPr>
          <w:id w:val="1511636936"/>
          <w:citation/>
        </w:sdtPr>
        <w:sdtContent>
          <w:r w:rsidR="00DB7D60">
            <w:fldChar w:fldCharType="begin"/>
          </w:r>
          <w:r w:rsidR="00DB7D60">
            <w:instrText xml:space="preserve"> CITATION Lio231 \l 3082 </w:instrText>
          </w:r>
          <w:r w:rsidR="00DB7D60">
            <w:fldChar w:fldCharType="separate"/>
          </w:r>
          <w:r w:rsidR="00765D72" w:rsidRPr="00765D72">
            <w:rPr>
              <w:noProof/>
            </w:rPr>
            <w:t>[3]</w:t>
          </w:r>
          <w:r w:rsidR="00DB7D60">
            <w:fldChar w:fldCharType="end"/>
          </w:r>
        </w:sdtContent>
      </w:sdt>
      <w:r w:rsidR="00D01B7C" w:rsidRPr="00D01B7C">
        <w:t xml:space="preserve">. A medida que avanzamos hacia un mundo más interconectado, el </w:t>
      </w:r>
      <w:proofErr w:type="spellStart"/>
      <w:r w:rsidR="00D01B7C" w:rsidRPr="00D01B7C">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 xml:space="preserve">Esta creciente conectividad y la proliferación de dispositivos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 xml:space="preserve"> plantea la necesidad de implementar entorno</w:t>
      </w:r>
      <w:r w:rsidR="00AC75C1">
        <w:t>s o plataformas que soporten los principios</w:t>
      </w:r>
      <w:r w:rsidRPr="00396235">
        <w:t xml:space="preserve"> DevOps para </w:t>
      </w:r>
      <w:proofErr w:type="gramStart"/>
      <w:r w:rsidRPr="00396235">
        <w:t>garantizar  la</w:t>
      </w:r>
      <w:proofErr w:type="gramEnd"/>
      <w:r w:rsidRPr="00396235">
        <w:t xml:space="preserve"> </w:t>
      </w:r>
      <w:commentRangeStart w:id="137"/>
      <w:commentRangeStart w:id="138"/>
      <w:r w:rsidRPr="00396235">
        <w:t>implementación</w:t>
      </w:r>
      <w:r w:rsidR="00AC75C1">
        <w:t>,</w:t>
      </w:r>
      <w:r w:rsidRPr="00396235">
        <w:t xml:space="preserve"> </w:t>
      </w:r>
      <w:commentRangeEnd w:id="137"/>
      <w:r w:rsidR="00AC75C1">
        <w:rPr>
          <w:rStyle w:val="Refdecomentario"/>
        </w:rPr>
        <w:commentReference w:id="137"/>
      </w:r>
      <w:commentRangeEnd w:id="138"/>
      <w:r w:rsidR="00E62B06">
        <w:rPr>
          <w:rStyle w:val="Refdecomentario"/>
        </w:rPr>
        <w:commentReference w:id="138"/>
      </w:r>
      <w:r w:rsidRPr="00396235">
        <w:t>la operación</w:t>
      </w:r>
      <w:r w:rsidR="00AC75C1">
        <w:t xml:space="preserve"> y monitorización</w:t>
      </w:r>
      <w:r w:rsidRPr="00396235">
        <w:t xml:space="preserve"> efectiva de los sistemas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4AD0277D" w:rsidR="00396235" w:rsidRDefault="00396235" w:rsidP="00396235">
      <w:r>
        <w:t xml:space="preserve">La implementación exitosa de </w:t>
      </w:r>
      <w:r w:rsidR="00AC75C1">
        <w:t xml:space="preserve">la cultura </w:t>
      </w:r>
      <w:r>
        <w:t xml:space="preserve">DevOps requiere el cumplimiento de varios requisitos fundamentales. En primer lugar, </w:t>
      </w:r>
      <w:r w:rsidR="005C7FB4" w:rsidRPr="005C7FB4">
        <w:t>la formación de</w:t>
      </w:r>
      <w:r w:rsidR="005C7FB4">
        <w:t xml:space="preserve"> los</w:t>
      </w:r>
      <w:r w:rsidR="005C7FB4" w:rsidRPr="005C7FB4">
        <w:t xml:space="preserve"> equipos </w:t>
      </w:r>
      <w:r w:rsidR="005C7FB4">
        <w:t xml:space="preserve">debe ser </w:t>
      </w:r>
      <w:r w:rsidR="005C7FB4" w:rsidRPr="005C7FB4">
        <w:t>multidisciplinar, donde los profesionales de diferentes áreas trabajen juntos de manera colaborativa</w:t>
      </w:r>
      <w:r w:rsidR="005C7FB4">
        <w:t xml:space="preserve">, estableciendo mecanismos de comunicación efectivos entre los </w:t>
      </w:r>
      <w:r w:rsidR="005C7FB4" w:rsidRPr="005C7FB4">
        <w:t>desarroll</w:t>
      </w:r>
      <w:r w:rsidR="005C7FB4">
        <w:t>adores</w:t>
      </w:r>
      <w:r w:rsidR="005C7FB4" w:rsidRPr="005C7FB4">
        <w:t xml:space="preserve"> de software, </w:t>
      </w:r>
      <w:r w:rsidR="005C7FB4">
        <w:t xml:space="preserve">las </w:t>
      </w:r>
      <w:r w:rsidR="005C7FB4" w:rsidRPr="005C7FB4">
        <w:t xml:space="preserve">operaciones de TI, </w:t>
      </w:r>
      <w:r w:rsidR="005C7FB4">
        <w:t xml:space="preserve">los expertos en </w:t>
      </w:r>
      <w:r w:rsidR="005C7FB4" w:rsidRPr="005C7FB4">
        <w:t xml:space="preserve">calidad y pruebas, seguridad, y </w:t>
      </w:r>
      <w:r w:rsidR="005C7FB4">
        <w:t xml:space="preserve">los equipos de </w:t>
      </w:r>
      <w:r w:rsidR="005C7FB4" w:rsidRPr="005C7FB4">
        <w:t xml:space="preserve">soporte y </w:t>
      </w:r>
      <w:r w:rsidR="005C7FB4">
        <w:t>operativa de negocio (áreas usuarias de los sistemas)</w:t>
      </w:r>
      <w:r w:rsidR="00DB7D60" w:rsidRPr="00DB7D60">
        <w:t xml:space="preserve"> </w:t>
      </w:r>
      <w:sdt>
        <w:sdtPr>
          <w:id w:val="942189399"/>
          <w:citation/>
        </w:sdtPr>
        <w:sdtContent>
          <w:r w:rsidR="00DB7D60">
            <w:fldChar w:fldCharType="begin"/>
          </w:r>
          <w:r w:rsidR="00DB7D60">
            <w:instrText xml:space="preserve"> CITATION Hum10 \l 3082 </w:instrText>
          </w:r>
          <w:r w:rsidR="00DB7D60">
            <w:fldChar w:fldCharType="separate"/>
          </w:r>
          <w:r w:rsidR="00765D72" w:rsidRPr="00765D72">
            <w:rPr>
              <w:noProof/>
            </w:rPr>
            <w:t>[4]</w:t>
          </w:r>
          <w:r w:rsidR="00DB7D60">
            <w:fldChar w:fldCharType="end"/>
          </w:r>
        </w:sdtContent>
      </w:sdt>
      <w:r>
        <w:t xml:space="preserve">. Esta colaboración es esencial para garantizar que los requisitos y las necesidades del sistema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 comprendan y se traduzcan adecuadamente en </w:t>
      </w:r>
      <w:r w:rsidR="00AC75C1">
        <w:t xml:space="preserve">los </w:t>
      </w:r>
      <w:r>
        <w:t>proceso</w:t>
      </w:r>
      <w:r w:rsidR="00AC75C1">
        <w:t>s</w:t>
      </w:r>
      <w:r>
        <w:t xml:space="preserve"> de desarrollo</w:t>
      </w:r>
      <w:r w:rsidR="005C7FB4">
        <w:t>, aseguramiento de la calidad,</w:t>
      </w:r>
      <w:r w:rsidR="00AC75C1">
        <w:t xml:space="preserve"> operación de sistemas</w:t>
      </w:r>
      <w:r w:rsidR="005C7FB4">
        <w:t xml:space="preserve"> y en los procesos de negocio</w:t>
      </w:r>
      <w:commentRangeStart w:id="139"/>
      <w:commentRangeStart w:id="140"/>
      <w:r>
        <w:t>.</w:t>
      </w:r>
      <w:commentRangeEnd w:id="139"/>
      <w:r w:rsidR="00AC75C1">
        <w:rPr>
          <w:rStyle w:val="Refdecomentario"/>
        </w:rPr>
        <w:commentReference w:id="139"/>
      </w:r>
      <w:commentRangeEnd w:id="140"/>
      <w:r w:rsidR="005C7FB4">
        <w:rPr>
          <w:rStyle w:val="Refdecomentario"/>
        </w:rPr>
        <w:commentReference w:id="140"/>
      </w:r>
    </w:p>
    <w:p w14:paraId="450493A1" w14:textId="16B7F813" w:rsidR="00396235" w:rsidRPr="00B35870" w:rsidRDefault="00396235" w:rsidP="00396235">
      <w:pPr>
        <w:rPr>
          <w:rPrChange w:id="141" w:author="Alfonso Díez Ramírez" w:date="2023-07-11T11:22:00Z">
            <w:rPr>
              <w:lang w:val="en-GB"/>
            </w:rPr>
          </w:rPrChange>
        </w:rPr>
      </w:pPr>
      <w:r>
        <w:t xml:space="preserve">Además, es esencial contar con herramientas y procesos automatizados que permitan la integración y entrega continua de software, agilizando el ciclo de vida del desarrollo y minimizando los tiempos de entrega. Esto es especialmente relevante en el contexto del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r w:rsidR="00DB7D60" w:rsidRPr="00DB7D60">
        <w:t xml:space="preserve"> </w:t>
      </w:r>
      <w:sdt>
        <w:sdtPr>
          <w:id w:val="-1687364467"/>
          <w:citation/>
        </w:sdtPr>
        <w:sdtContent>
          <w:r w:rsidR="00DB7D60">
            <w:fldChar w:fldCharType="begin"/>
          </w:r>
          <w:r w:rsidR="00DB7D60">
            <w:instrText xml:space="preserve"> CITATION Lwa16 \l 3082 </w:instrText>
          </w:r>
          <w:r w:rsidR="00DB7D60">
            <w:fldChar w:fldCharType="separate"/>
          </w:r>
          <w:r w:rsidR="00765D72" w:rsidRPr="00765D72">
            <w:rPr>
              <w:noProof/>
            </w:rPr>
            <w:t>[5]</w:t>
          </w:r>
          <w:r w:rsidR="00DB7D60">
            <w:fldChar w:fldCharType="end"/>
          </w:r>
        </w:sdtContent>
      </w:sdt>
      <w:r>
        <w:t>.</w:t>
      </w:r>
      <w:r w:rsidR="00C54F9E">
        <w:t xml:space="preserve"> </w:t>
      </w:r>
    </w:p>
    <w:p w14:paraId="0FB1740D" w14:textId="77777777" w:rsidR="00B45B81" w:rsidRDefault="006A02F2" w:rsidP="00396235">
      <w:pPr>
        <w:rPr>
          <w:ins w:id="142" w:author="Alfonso Díez Ramírez" w:date="2023-07-11T21:58:00Z"/>
        </w:rPr>
      </w:pPr>
      <w:r>
        <w:t>Por otro lado, l</w:t>
      </w:r>
      <w:r w:rsidR="00A135B3" w:rsidRPr="00A135B3">
        <w:t xml:space="preserve">a monitorización en una aproximación DevOps presenta varios puntos fuertes. En primer lugar, mejora la calidad del software al identificar y corregir errores de manera temprana, en combinación con la automatización de pruebas y la integración continua. Además, esta cultura DevOps busca la capacidad de respuesta ante cambios y la rápida adaptación a nuevas necesidades del negocio. Al tener una plataforma monitorizada, los equipos obtienen mayor visibilidad y control sobre el ciclo de vida de la aplicación, lo que les permite tomar decisiones informadas y reducir el time to </w:t>
      </w:r>
      <w:proofErr w:type="spellStart"/>
      <w:r w:rsidR="00A135B3" w:rsidRPr="00A135B3">
        <w:t>market</w:t>
      </w:r>
      <w:proofErr w:type="spellEnd"/>
      <w:r w:rsidR="00A135B3" w:rsidRPr="00A135B3">
        <w:t>.</w:t>
      </w:r>
    </w:p>
    <w:p w14:paraId="0A21AF67" w14:textId="5D02B128" w:rsidR="00203F98" w:rsidRDefault="00203F98" w:rsidP="00396235">
      <w:r>
        <w:t>L</w:t>
      </w:r>
      <w:r w:rsidRPr="001709D7">
        <w:t>a monitorización de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rsidRPr="001709D7">
        <w:t xml:space="preserve"> se ha convertido en una práctica esencial. Los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rsidRPr="001709D7">
        <w:t xml:space="preserve"> son registros que contienen información valiosa sobre el funcionamiento de un sistema, incluyendo errores, eventos y actividades relevantes. Los sistemas de monitorización de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rsidRPr="001709D7">
        <w:t xml:space="preserve"> </w:t>
      </w:r>
      <w:r w:rsidRPr="001709D7">
        <w:lastRenderedPageBreak/>
        <w:t>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w:t>
      </w:r>
      <w:r>
        <w:t xml:space="preserve"> donde se ejecutarán las aplicaciones</w:t>
      </w:r>
      <w:ins w:id="143" w:author="Alfonso Díez Ramírez" w:date="2023-07-12T04:08:00Z">
        <w:r w:rsidR="00765D72" w:rsidRPr="00765D72">
          <w:t xml:space="preserve"> </w:t>
        </w:r>
      </w:ins>
      <w:customXmlInsRangeStart w:id="144" w:author="Alfonso Díez Ramírez" w:date="2023-07-12T04:08:00Z"/>
      <w:sdt>
        <w:sdtPr>
          <w:id w:val="-1178736134"/>
          <w:citation/>
        </w:sdtPr>
        <w:sdtContent>
          <w:customXmlInsRangeEnd w:id="144"/>
          <w:ins w:id="145" w:author="Alfonso Díez Ramírez" w:date="2023-07-12T04:08:00Z">
            <w:r w:rsidR="00765D72">
              <w:fldChar w:fldCharType="begin"/>
            </w:r>
            <w:r w:rsidR="00765D72">
              <w:instrText xml:space="preserve"> CITATION AMi16 \l 3082 </w:instrText>
            </w:r>
            <w:r w:rsidR="00765D72">
              <w:fldChar w:fldCharType="separate"/>
            </w:r>
          </w:ins>
          <w:r w:rsidR="00765D72" w:rsidRPr="00765D72">
            <w:rPr>
              <w:noProof/>
            </w:rPr>
            <w:t>[6]</w:t>
          </w:r>
          <w:ins w:id="146" w:author="Alfonso Díez Ramírez" w:date="2023-07-12T04:08:00Z">
            <w:r w:rsidR="00765D72">
              <w:fldChar w:fldCharType="end"/>
            </w:r>
          </w:ins>
          <w:customXmlInsRangeStart w:id="147" w:author="Alfonso Díez Ramírez" w:date="2023-07-12T04:08:00Z"/>
        </w:sdtContent>
      </w:sdt>
      <w:customXmlInsRangeEnd w:id="147"/>
      <w:r w:rsidRPr="001709D7">
        <w:t xml:space="preserve">. </w:t>
      </w:r>
      <w:del w:id="148" w:author="Alfonso Díez Ramírez" w:date="2023-07-12T04:08:00Z">
        <w:r w:rsidDel="00765D72">
          <w:delText xml:space="preserve">Algo que es fundamental dentro de la cultura o enfoque DevOps </w:delText>
        </w:r>
      </w:del>
      <w:customXmlDelRangeStart w:id="149" w:author="Alfonso Díez Ramírez" w:date="2023-07-12T04:08:00Z"/>
      <w:sdt>
        <w:sdtPr>
          <w:id w:val="-1205784484"/>
          <w:citation/>
        </w:sdtPr>
        <w:sdtContent>
          <w:customXmlDelRangeEnd w:id="149"/>
          <w:del w:id="150" w:author="Alfonso Díez Ramírez" w:date="2023-07-12T04:08:00Z">
            <w:r w:rsidDel="00765D72">
              <w:fldChar w:fldCharType="begin"/>
            </w:r>
            <w:r w:rsidDel="00765D72">
              <w:delInstrText xml:space="preserve"> CITATION AMi16 \l 3082 </w:delInstrText>
            </w:r>
            <w:r w:rsidDel="00765D72">
              <w:fldChar w:fldCharType="separate"/>
            </w:r>
            <w:r w:rsidRPr="00D64F19" w:rsidDel="00765D72">
              <w:rPr>
                <w:noProof/>
              </w:rPr>
              <w:delText>[8]</w:delText>
            </w:r>
            <w:r w:rsidDel="00765D72">
              <w:fldChar w:fldCharType="end"/>
            </w:r>
          </w:del>
          <w:customXmlDelRangeStart w:id="151" w:author="Alfonso Díez Ramírez" w:date="2023-07-12T04:08:00Z"/>
        </w:sdtContent>
      </w:sdt>
      <w:customXmlDelRangeEnd w:id="151"/>
      <w:del w:id="152" w:author="Alfonso Díez Ramírez" w:date="2023-07-12T04:08:00Z">
        <w:r w:rsidDel="00765D72">
          <w:delText>.</w:delText>
        </w:r>
      </w:del>
    </w:p>
    <w:p w14:paraId="2D5EE0D2" w14:textId="5EEDF973" w:rsidR="006042DB" w:rsidRDefault="006042DB" w:rsidP="00B90DBA">
      <w:r>
        <w:t>Otra de las necesidades que surgen e</w:t>
      </w:r>
      <w:r>
        <w:t>n el ámbito del desarrollo software actual</w:t>
      </w:r>
      <w:r>
        <w:t xml:space="preserve"> es la de reducir la aparición de errores causados por diferencias entre entornos, tanto en la configuración del entorno de desarrollo de cada miembro del equipo, como la diferencia entre </w:t>
      </w:r>
      <w:r w:rsidR="00B70315">
        <w:t>el entorno de desarrollo</w:t>
      </w:r>
      <w:r>
        <w:t xml:space="preserve"> y los subsiguientes, por ejemplo, entorno de QA, entorno de preproducción y entorno de producción.</w:t>
      </w:r>
    </w:p>
    <w:p w14:paraId="5278E1D0" w14:textId="7A7D294C" w:rsidR="00B70315" w:rsidRDefault="006042DB" w:rsidP="006042DB">
      <w:r>
        <w:t xml:space="preserve">Para ello, </w:t>
      </w:r>
      <w:r w:rsidR="00B70315">
        <w:t xml:space="preserve">Infrastructure as </w:t>
      </w:r>
      <w:proofErr w:type="spellStart"/>
      <w:r w:rsidR="00B70315">
        <w:t>Code</w:t>
      </w:r>
      <w:proofErr w:type="spellEnd"/>
      <w:r w:rsidR="00B70315">
        <w:t xml:space="preserve"> (</w:t>
      </w:r>
      <w:proofErr w:type="spellStart"/>
      <w:r w:rsidR="00B70315">
        <w:t>IaC</w:t>
      </w:r>
      <w:proofErr w:type="spellEnd"/>
      <w:r w:rsidR="00B70315">
        <w:t xml:space="preserve">) </w:t>
      </w:r>
      <w:r w:rsidR="00B90DBA">
        <w:t xml:space="preserve">ha demostrado ser un </w:t>
      </w:r>
      <w:r w:rsidR="00B70315">
        <w:t>concepto</w:t>
      </w:r>
      <w:r w:rsidR="00B90DBA">
        <w:t xml:space="preserve"> </w:t>
      </w:r>
      <w:proofErr w:type="spellStart"/>
      <w:r w:rsidR="00B70315">
        <w:t>útilpara</w:t>
      </w:r>
      <w:proofErr w:type="spellEnd"/>
      <w:r w:rsidR="00B70315">
        <w:t xml:space="preserve"> este propósito</w:t>
      </w:r>
      <w:r w:rsidR="00B90DBA">
        <w:t xml:space="preserve">. </w:t>
      </w:r>
      <w:r w:rsidR="00B70315">
        <w:t xml:space="preserve">Una de las tecnologías que pueden cubrir esta necesidad en el alcance de este proyecto, principalmente el de entornos de desarrollo virtualizados, portátiles y consistentes, es </w:t>
      </w:r>
      <w:proofErr w:type="spellStart"/>
      <w:r w:rsidR="00B90DBA">
        <w:t>Vagrant</w:t>
      </w:r>
      <w:proofErr w:type="spellEnd"/>
      <w:r w:rsidR="00B70315">
        <w:t>.</w:t>
      </w:r>
      <w:r w:rsidR="00B90DBA">
        <w:t xml:space="preserve"> </w:t>
      </w:r>
    </w:p>
    <w:p w14:paraId="0EF9147A" w14:textId="6FD78593" w:rsidR="00B90DBA" w:rsidRDefault="00B70315" w:rsidP="006042DB">
      <w:proofErr w:type="spellStart"/>
      <w:r>
        <w:t>Vagrant</w:t>
      </w:r>
      <w:proofErr w:type="spellEnd"/>
      <w:r>
        <w:t xml:space="preserve"> </w:t>
      </w:r>
      <w:r w:rsidR="00B90DBA">
        <w:t>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00B90DBA">
        <w:t xml:space="preserve"> que permite la creación y </w:t>
      </w:r>
      <w:r w:rsidR="00B90DBA" w:rsidRPr="00B70315">
        <w:t xml:space="preserve">gestión de entornos de desarrollo virtualizados de manera reproducible. Al proporcionar una configuración declarativa y fácil de usar, </w:t>
      </w:r>
      <w:proofErr w:type="spellStart"/>
      <w:r w:rsidR="00B90DBA" w:rsidRPr="00B70315">
        <w:t>Vagrant</w:t>
      </w:r>
      <w:proofErr w:type="spellEnd"/>
      <w:r w:rsidR="00B90DBA" w:rsidRPr="00B70315">
        <w:t xml:space="preserve"> permite a los equipos establecer entornos de desarrollo</w:t>
      </w:r>
      <w:r w:rsidR="00B90DBA">
        <w:t xml:space="preserve"> consistentes y portátiles, evitando problemas causados por diferencias en la configuración del entorno</w:t>
      </w:r>
      <w:r w:rsidR="00DB7D60" w:rsidRPr="00DB7D60">
        <w:t xml:space="preserve"> </w:t>
      </w:r>
      <w:sdt>
        <w:sdtPr>
          <w:id w:val="-899367975"/>
          <w:citation/>
        </w:sdtPr>
        <w:sdtContent>
          <w:r w:rsidR="00DB7D60">
            <w:fldChar w:fldCharType="begin"/>
          </w:r>
          <w:r w:rsidR="00DB7D60">
            <w:instrText xml:space="preserve"> CITATION Pal12 \l 3082 </w:instrText>
          </w:r>
          <w:r w:rsidR="00DB7D60">
            <w:fldChar w:fldCharType="separate"/>
          </w:r>
          <w:r w:rsidR="00765D72" w:rsidRPr="00765D72">
            <w:rPr>
              <w:noProof/>
            </w:rPr>
            <w:t>[7]</w:t>
          </w:r>
          <w:r w:rsidR="00DB7D60">
            <w:fldChar w:fldCharType="end"/>
          </w:r>
        </w:sdtContent>
      </w:sdt>
      <w:r w:rsidR="00B90DBA">
        <w:t>.</w:t>
      </w:r>
    </w:p>
    <w:p w14:paraId="2079217B" w14:textId="307628E1" w:rsidR="00B90DBA" w:rsidRDefault="00B90DBA" w:rsidP="00B90DBA">
      <w:r>
        <w:t xml:space="preserve">Además, </w:t>
      </w:r>
      <w:proofErr w:type="spellStart"/>
      <w:r>
        <w:t>Vagrant</w:t>
      </w:r>
      <w:proofErr w:type="spellEnd"/>
      <w:r>
        <w:t xml:space="preserve"> se integra perfectamente con otras herramientas y tecnologías utilizadas en </w:t>
      </w:r>
      <w:r w:rsidR="00203F98">
        <w:t>enfoques</w:t>
      </w:r>
      <w:r w:rsidRPr="00B45B81">
        <w:t xml:space="preserve"> DevOps</w:t>
      </w:r>
      <w:r>
        <w:t xml:space="preserve">, como Ansible o Docker. Esto permite la automatización de tareas de </w:t>
      </w:r>
      <w:r w:rsidR="00203F98">
        <w:t>provisión</w:t>
      </w:r>
      <w:r w:rsidR="00203F98">
        <w:t xml:space="preserve"> </w:t>
      </w:r>
      <w:r>
        <w:t>y configuración, así como la gestión de contenedores, facilitando la creación de entornos de desarrollo completos y listos para ser desplegados en cualquier infraestructura.</w:t>
      </w:r>
    </w:p>
    <w:p w14:paraId="3487244D" w14:textId="2D6F4E2C" w:rsidR="00C92E92" w:rsidRDefault="00521A4E" w:rsidP="00B90DBA">
      <w:commentRangeStart w:id="153"/>
      <w:commentRangeStart w:id="154"/>
      <w:r>
        <w:t xml:space="preserve">Por </w:t>
      </w:r>
      <w:r w:rsidR="00C92E92">
        <w:t>último</w:t>
      </w:r>
      <w:r>
        <w:t>,</w:t>
      </w:r>
      <w:r w:rsidR="00C92E92">
        <w:t xml:space="preserve"> </w:t>
      </w:r>
      <w:r w:rsidR="00C92E92" w:rsidRPr="00C92E92">
        <w:t>Jenkins desempeña un papel crucial en un entorno DevOps</w:t>
      </w:r>
      <w:r w:rsidR="00C92E92">
        <w:t xml:space="preserve"> como el que plantea este proyecto</w:t>
      </w:r>
      <w:r w:rsidR="00C92E92" w:rsidRPr="00C92E92">
        <w:t xml:space="preserve"> al proporcionar una plataforma sólida y flexible para la integración y entrega continuas</w:t>
      </w:r>
      <w:r w:rsidR="00765D72">
        <w:t xml:space="preserve"> de forma transversal a todos los entornos</w:t>
      </w:r>
      <w:r w:rsidR="00C92E92" w:rsidRPr="00C92E92">
        <w:t xml:space="preserve">. Su capacidad para automatizar los procesos </w:t>
      </w:r>
      <w:r w:rsidR="00EF35FB">
        <w:t>de</w:t>
      </w:r>
      <w:r w:rsidR="00C92E92" w:rsidRPr="00C92E92">
        <w:t xml:space="preserve"> pruebas y despliegue, junto con su amplia gama de </w:t>
      </w:r>
      <w:proofErr w:type="spellStart"/>
      <w:r w:rsidR="00C92E92" w:rsidRPr="00C92E92">
        <w:t>plugins</w:t>
      </w:r>
      <w:proofErr w:type="spellEnd"/>
      <w:r w:rsidR="00C92E92">
        <w:t xml:space="preserve"> </w:t>
      </w:r>
      <w:sdt>
        <w:sdtPr>
          <w:id w:val="-1703858356"/>
          <w:citation/>
        </w:sdtPr>
        <w:sdtContent>
          <w:r w:rsidR="00C92E92">
            <w:fldChar w:fldCharType="begin"/>
          </w:r>
          <w:r w:rsidR="00C92E92">
            <w:instrText xml:space="preserve"> CITATION jen \l 3082 </w:instrText>
          </w:r>
          <w:r w:rsidR="00C92E92">
            <w:fldChar w:fldCharType="separate"/>
          </w:r>
          <w:r w:rsidR="00765D72" w:rsidRPr="00765D72">
            <w:rPr>
              <w:noProof/>
            </w:rPr>
            <w:t>[8]</w:t>
          </w:r>
          <w:r w:rsidR="00C92E92">
            <w:fldChar w:fldCharType="end"/>
          </w:r>
        </w:sdtContent>
      </w:sdt>
      <w:r w:rsidR="00C92E92" w:rsidRPr="00C92E92">
        <w:t xml:space="preserve"> y su integración con otras herramientas populares, lo convierten en una pieza fundamental en el ciclo de vida del desarrollo de software. </w:t>
      </w:r>
    </w:p>
    <w:p w14:paraId="02F6C34A" w14:textId="7BA75E9E" w:rsidR="00C92E92" w:rsidRDefault="00C92E92" w:rsidP="00B90DBA">
      <w:r w:rsidRPr="00C92E92">
        <w:t>Jenkins facilita la colaboración entre los equipos de desarrollo y operaciones al permitir una implementación</w:t>
      </w:r>
      <w:r>
        <w:t xml:space="preserve"> </w:t>
      </w:r>
      <w:r w:rsidRPr="00C92E92">
        <w:t>rápida y confiable de cambios en los sistemas, al tiempo que garantiza la estabilidad y calidad del software</w:t>
      </w:r>
      <w:r>
        <w:t xml:space="preserve"> mediante pruebas automáticas</w:t>
      </w:r>
      <w:r w:rsidRPr="00C92E92">
        <w:t xml:space="preserve">. </w:t>
      </w:r>
      <w:commentRangeEnd w:id="153"/>
      <w:r w:rsidR="008F78F3">
        <w:rPr>
          <w:rStyle w:val="Refdecomentario"/>
        </w:rPr>
        <w:commentReference w:id="153"/>
      </w:r>
      <w:commentRangeEnd w:id="154"/>
      <w:r w:rsidR="00785513">
        <w:rPr>
          <w:rStyle w:val="Refdecomentario"/>
        </w:rPr>
        <w:commentReference w:id="154"/>
      </w:r>
    </w:p>
    <w:p w14:paraId="455F2BA9" w14:textId="63FF8F9A" w:rsidR="00521A4E" w:rsidRPr="00521A4E" w:rsidRDefault="00C92E92" w:rsidP="00B90DBA">
      <w:r w:rsidRPr="00C92E92">
        <w:t>Al proporcionar una visión clara del estado de los proyectos</w:t>
      </w:r>
      <w:r w:rsidR="00765D72">
        <w:t xml:space="preserve"> en sus </w:t>
      </w:r>
      <w:proofErr w:type="spellStart"/>
      <w:r w:rsidR="00765D72">
        <w:t>dashboard</w:t>
      </w:r>
      <w:proofErr w:type="spellEnd"/>
      <w:r w:rsidR="00765D72">
        <w:t xml:space="preserve"> de visualización de pipelines</w:t>
      </w:r>
      <w:r w:rsidRPr="00C92E92">
        <w:t xml:space="preserve"> y una retroalimentación rápida sobre posibles problemas</w:t>
      </w:r>
      <w:r w:rsidR="00765D72">
        <w:t xml:space="preserve"> con las pruebas automáticas</w:t>
      </w:r>
      <w:r w:rsidRPr="00C92E92">
        <w:t xml:space="preserve">, </w:t>
      </w:r>
      <w:commentRangeStart w:id="155"/>
      <w:commentRangeStart w:id="156"/>
      <w:r w:rsidRPr="00C92E92">
        <w:t>Jenkins mejora la eficiencia</w:t>
      </w:r>
      <w:commentRangeEnd w:id="155"/>
      <w:r w:rsidR="008F78F3">
        <w:rPr>
          <w:rStyle w:val="Refdecomentario"/>
        </w:rPr>
        <w:commentReference w:id="155"/>
      </w:r>
      <w:commentRangeEnd w:id="156"/>
      <w:r w:rsidR="00EF35FB">
        <w:rPr>
          <w:rStyle w:val="Refdecomentario"/>
        </w:rPr>
        <w:commentReference w:id="156"/>
      </w:r>
      <w:r w:rsidR="00765D72">
        <w:t xml:space="preserve"> de los equipos</w:t>
      </w:r>
      <w:r w:rsidRPr="00C92E92">
        <w:t>, reduce el tiempo de entrega y fomenta una mentalidad de mejora continua. En definitiva, Jenkins se ha convertido en una herramienta imprescindible para lograr los objetivos de un entorno DevOps al impulsar la automatización, la colaboración y la entrega continua de software de alta calidad</w:t>
      </w:r>
      <w:ins w:id="157" w:author="Alfonso Díez Ramírez" w:date="2023-07-11T13:16:00Z">
        <w:r w:rsidR="00F406E2" w:rsidRPr="00F406E2">
          <w:t xml:space="preserve"> </w:t>
        </w:r>
      </w:ins>
      <w:sdt>
        <w:sdtPr>
          <w:id w:val="2048640391"/>
          <w:citation/>
        </w:sdtPr>
        <w:sdtContent>
          <w:r w:rsidR="00F406E2">
            <w:fldChar w:fldCharType="begin"/>
          </w:r>
          <w:r w:rsidR="00F406E2">
            <w:instrText xml:space="preserve"> CITATION Joh11 \l 3082 </w:instrText>
          </w:r>
          <w:r w:rsidR="00F406E2">
            <w:fldChar w:fldCharType="separate"/>
          </w:r>
          <w:r w:rsidR="00765D72" w:rsidRPr="00765D72">
            <w:rPr>
              <w:noProof/>
            </w:rPr>
            <w:t>[9]</w:t>
          </w:r>
          <w:r w:rsidR="00F406E2">
            <w:fldChar w:fldCharType="end"/>
          </w:r>
        </w:sdtContent>
      </w:sdt>
      <w:r w:rsidRPr="00C92E92">
        <w:t>.</w:t>
      </w:r>
      <w:r>
        <w:t xml:space="preserve"> </w:t>
      </w:r>
    </w:p>
    <w:p w14:paraId="1D727631" w14:textId="77777777" w:rsidR="003119AB" w:rsidRDefault="00B90DBA" w:rsidP="003119AB">
      <w:r>
        <w:lastRenderedPageBreak/>
        <w:t xml:space="preserve">En conclusión, </w:t>
      </w:r>
      <w:r w:rsidR="008F78F3">
        <w:t>la cultura</w:t>
      </w:r>
      <w:r>
        <w:t xml:space="preserve"> DevOps ha surgido como una respuesta efectiva a los desafíos actuales en el desarrollo de software. Al </w:t>
      </w:r>
      <w:r w:rsidR="008F78F3">
        <w:t>promover</w:t>
      </w:r>
      <w:r>
        <w:t xml:space="preserve"> la colaboración, la automatización y la entrega continua, l</w:t>
      </w:r>
      <w:r w:rsidR="008F78F3">
        <w:t>a</w:t>
      </w:r>
      <w:r>
        <w:t>s</w:t>
      </w:r>
      <w:r w:rsidR="008F78F3">
        <w:t xml:space="preserve"> prácticas</w:t>
      </w:r>
      <w:r>
        <w:t xml:space="preserve"> DevOps mejoran las capacidades de desarrollo</w:t>
      </w:r>
      <w:r w:rsidR="008F78F3">
        <w:t xml:space="preserve"> y operación</w:t>
      </w:r>
      <w:r>
        <w:t xml:space="preserve"> y permiten una mayor eficiencia en la entrega de software. </w:t>
      </w:r>
    </w:p>
    <w:p w14:paraId="1B2D2A7B" w14:textId="28916FBA" w:rsidR="003119AB" w:rsidRDefault="003119AB" w:rsidP="003119AB">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Pr="00DB7D60">
        <w:t>estos principios</w:t>
      </w:r>
      <w:r>
        <w:t>. Es fundamental fomentar una mentalidad de mejora continua y promover la colaboración entre los diferentes roles involucrados</w:t>
      </w:r>
      <w:r w:rsidRPr="00DB7D60">
        <w:t xml:space="preserve"> </w:t>
      </w:r>
      <w:sdt>
        <w:sdtPr>
          <w:id w:val="1136763313"/>
          <w:citation/>
        </w:sdtPr>
        <w:sdtContent>
          <w:r>
            <w:fldChar w:fldCharType="begin"/>
          </w:r>
          <w:r>
            <w:instrText xml:space="preserve"> CITATION EKi16 \l 3082 </w:instrText>
          </w:r>
          <w:r>
            <w:fldChar w:fldCharType="separate"/>
          </w:r>
          <w:r w:rsidR="00765D72" w:rsidRPr="00765D72">
            <w:rPr>
              <w:noProof/>
            </w:rPr>
            <w:t>[10]</w:t>
          </w:r>
          <w:r>
            <w:fldChar w:fldCharType="end"/>
          </w:r>
        </w:sdtContent>
      </w:sdt>
      <w:r>
        <w:t>.</w:t>
      </w:r>
    </w:p>
    <w:p w14:paraId="10742700" w14:textId="49CAD8B1" w:rsidR="00AA5C4C" w:rsidRPr="00AA5C4C" w:rsidRDefault="00AA5C4C" w:rsidP="00B90DBA"/>
    <w:p w14:paraId="0161CC6A" w14:textId="254FAEDA" w:rsidR="00223A1A" w:rsidRDefault="00223A1A" w:rsidP="00A368C3">
      <w:pPr>
        <w:pStyle w:val="Ttulo3"/>
        <w:numPr>
          <w:ilvl w:val="1"/>
          <w:numId w:val="17"/>
        </w:numPr>
      </w:pPr>
      <w:bookmarkStart w:id="158" w:name="_Toc140005123"/>
      <w:r w:rsidRPr="00223A1A">
        <w:t>Objetivo</w:t>
      </w:r>
      <w:r w:rsidR="008F78F3">
        <w:t>s</w:t>
      </w:r>
      <w:bookmarkEnd w:id="158"/>
    </w:p>
    <w:p w14:paraId="4D0068FA" w14:textId="77777777" w:rsidR="005F42B9" w:rsidRDefault="005F42B9" w:rsidP="005F42B9">
      <w:r>
        <w:t>OBJ1: Aplicar los principios DevOps en el ámbito del Internet de las cosas (</w:t>
      </w:r>
      <w:proofErr w:type="spellStart"/>
      <w:r>
        <w:t>IoT</w:t>
      </w:r>
      <w:proofErr w:type="spellEnd"/>
      <w:r>
        <w:t>) a lo largo de todo el ciclo de vida del proyecto.</w:t>
      </w:r>
    </w:p>
    <w:p w14:paraId="23C82FAA" w14:textId="500D4672" w:rsidR="005F42B9" w:rsidRDefault="005F42B9" w:rsidP="005F42B9">
      <w:r>
        <w:t xml:space="preserve">OBJ2: Establecer una sólida monitorización de sistemas </w:t>
      </w:r>
      <w:proofErr w:type="spellStart"/>
      <w:r>
        <w:t>IoT</w:t>
      </w:r>
      <w:proofErr w:type="spellEnd"/>
      <w:r>
        <w:t xml:space="preserve"> como piedra angular del proyecto, permitiendo obtener una visión en tiempo real de</w:t>
      </w:r>
      <w:r>
        <w:t xml:space="preserve"> los datos generados por los dispositivos.</w:t>
      </w:r>
    </w:p>
    <w:p w14:paraId="51D9555D" w14:textId="77777777" w:rsidR="005F42B9" w:rsidRDefault="005F42B9" w:rsidP="005F42B9">
      <w:r>
        <w:t xml:space="preserve">OBJ3: Implementar un proceso de entrega </w:t>
      </w:r>
      <w:proofErr w:type="gramStart"/>
      <w:r>
        <w:t>continua</w:t>
      </w:r>
      <w:proofErr w:type="gramEnd"/>
      <w:r>
        <w:t xml:space="preserve"> utilizando herramientas de Integración Continua/Despliegue Continuo (CI/CD) como Jenkins, para asegurar la eficiencia y agilidad en el despliegue de cambios y actualizaciones en los sistemas </w:t>
      </w:r>
      <w:proofErr w:type="spellStart"/>
      <w:r>
        <w:t>IoT</w:t>
      </w:r>
      <w:proofErr w:type="spellEnd"/>
      <w:r>
        <w:t>.</w:t>
      </w:r>
    </w:p>
    <w:p w14:paraId="19ACAB00" w14:textId="21C57D4B" w:rsidR="005F42B9" w:rsidRDefault="005F42B9" w:rsidP="005F42B9">
      <w:r>
        <w:t xml:space="preserve">OBJ4: </w:t>
      </w:r>
      <w:r>
        <w:t xml:space="preserve">Establecer una herramienta de control de versiones como </w:t>
      </w:r>
      <w:r>
        <w:t>GitHub, garantizando la trazabilidad y colaboración efectiva entre los equipos de desarrollo y operaciones</w:t>
      </w:r>
      <w:r>
        <w:t xml:space="preserve"> en el desarrollo de los diferentes componentes</w:t>
      </w:r>
      <w:r>
        <w:t>.</w:t>
      </w:r>
    </w:p>
    <w:p w14:paraId="1028ED27" w14:textId="77777777" w:rsidR="005F42B9" w:rsidRDefault="005F42B9" w:rsidP="005F42B9">
      <w:r>
        <w:t>OBJ5: Aplicar el enfoque de Infraestructura como Código (</w:t>
      </w:r>
      <w:proofErr w:type="spellStart"/>
      <w:r>
        <w:t>IaC</w:t>
      </w:r>
      <w:proofErr w:type="spellEnd"/>
      <w:r>
        <w:t xml:space="preserve">) en el entorno de desarrollo mediante el uso de </w:t>
      </w:r>
      <w:proofErr w:type="spellStart"/>
      <w:r>
        <w:t>Vagrant</w:t>
      </w:r>
      <w:proofErr w:type="spellEnd"/>
      <w:r>
        <w:t>, facilitando la reproducibilidad, evolución y mantenimiento del entorno de desarrollo de manera consistente y portátil.</w:t>
      </w:r>
    </w:p>
    <w:p w14:paraId="3093650D" w14:textId="171EBBA3" w:rsidR="005F42B9" w:rsidRDefault="005F42B9" w:rsidP="005F42B9">
      <w:r>
        <w:t xml:space="preserve">OBJ6: Implementar una solución de monitorización utilizando </w:t>
      </w:r>
      <w:r>
        <w:t xml:space="preserve">el </w:t>
      </w:r>
      <w:proofErr w:type="spellStart"/>
      <w:r>
        <w:t>stack</w:t>
      </w:r>
      <w:proofErr w:type="spellEnd"/>
      <w:r>
        <w:t xml:space="preserve"> ELK (Elasticsearch, </w:t>
      </w:r>
      <w:proofErr w:type="spellStart"/>
      <w:r>
        <w:t>Logstash</w:t>
      </w:r>
      <w:proofErr w:type="spellEnd"/>
      <w:r>
        <w:t xml:space="preserve"> y </w:t>
      </w:r>
      <w:proofErr w:type="spellStart"/>
      <w:r>
        <w:t>Kibana</w:t>
      </w:r>
      <w:proofErr w:type="spellEnd"/>
      <w:r>
        <w:t xml:space="preserve">), permitiendo recopilar, analizar y visualizar los registros de los sistemas </w:t>
      </w:r>
      <w:proofErr w:type="spellStart"/>
      <w:r>
        <w:t>IoT</w:t>
      </w:r>
      <w:proofErr w:type="spellEnd"/>
      <w:r>
        <w:t>, facilitando la detección temprana de problemas y toma de decisiones informadas.</w:t>
      </w:r>
    </w:p>
    <w:p w14:paraId="719FD29B" w14:textId="54274D17" w:rsidR="005F42B9" w:rsidRDefault="005F42B9" w:rsidP="005F42B9">
      <w:r>
        <w:t>OBJ7: Diseñar una arquitectura de solución que sea escalable y resiliente, teniendo la posibilidad de tener alta disponibilidad en los componentes clave, de forma que se pueda escalar ante picos de carga y haya múltiples nodos para que no se sufra indisponibilidad ante errores.</w:t>
      </w:r>
    </w:p>
    <w:p w14:paraId="04C60AB2" w14:textId="77777777" w:rsidR="00D07C61" w:rsidRDefault="00D07C61" w:rsidP="00D07C61">
      <w:r>
        <w:t xml:space="preserve">OBJ8: Implementar prácticas de seguridad sólidas en el desarrollo y operación de los sistemas </w:t>
      </w:r>
      <w:proofErr w:type="spellStart"/>
      <w:r>
        <w:t>IoT</w:t>
      </w:r>
      <w:proofErr w:type="spellEnd"/>
      <w:r>
        <w:t>, garantizando la protección de los datos y la privacidad de los usuarios, así como la integridad y confidencialidad de la información transmitida.</w:t>
      </w:r>
    </w:p>
    <w:p w14:paraId="3C94F46E" w14:textId="77777777" w:rsidR="00D07C61" w:rsidRDefault="00D07C61" w:rsidP="00D07C61"/>
    <w:p w14:paraId="75F49FB6" w14:textId="0D942B3E" w:rsidR="00D07C61" w:rsidRDefault="00D07C61" w:rsidP="00D07C61">
      <w:r>
        <w:lastRenderedPageBreak/>
        <w:t>OBJ</w:t>
      </w:r>
      <w:r>
        <w:t>9</w:t>
      </w:r>
      <w:r>
        <w:t xml:space="preserve">: Establecer procesos y herramientas de automatización para la gestión de infraestructuras y despliegue de sistemas </w:t>
      </w:r>
      <w:proofErr w:type="spellStart"/>
      <w:r>
        <w:t>IoT</w:t>
      </w:r>
      <w:proofErr w:type="spellEnd"/>
      <w:r>
        <w:t>, permitiendo la creación, configuración y actualización eficiente de los recursos necesarios, reduciendo el tiempo y los errores asociados a las tareas manuales.</w:t>
      </w:r>
    </w:p>
    <w:p w14:paraId="64EFED06" w14:textId="6D34F533" w:rsidR="003C5FCC" w:rsidRDefault="003C5FCC" w:rsidP="00D07C61">
      <w:r w:rsidRPr="003C5FCC">
        <w:t>OBJ1</w:t>
      </w:r>
      <w:r>
        <w:t>0</w:t>
      </w:r>
      <w:r w:rsidRPr="003C5FCC">
        <w:t xml:space="preserve">: Promover la documentación exhaustiva y actualizada de los procesos, configuraciones y decisiones tomadas durante el desarrollo y operación de los sistemas </w:t>
      </w:r>
      <w:proofErr w:type="spellStart"/>
      <w:r w:rsidRPr="003C5FCC">
        <w:t>IoT</w:t>
      </w:r>
      <w:proofErr w:type="spellEnd"/>
      <w:r w:rsidRPr="003C5FCC">
        <w:t xml:space="preserve">, facilitando la comprensión y el mantenimiento de </w:t>
      </w:r>
      <w:proofErr w:type="gramStart"/>
      <w:r w:rsidRPr="003C5FCC">
        <w:t>los mismos</w:t>
      </w:r>
      <w:proofErr w:type="gramEnd"/>
      <w:r w:rsidRPr="003C5FCC">
        <w:t xml:space="preserve"> a lo largo del tiempo, así como el intercambio de conocimientos entre los miembros del equipo y futuros usuarios o administradores del sistema.</w:t>
      </w:r>
    </w:p>
    <w:p w14:paraId="0DFA978E" w14:textId="0BA8CDC2" w:rsidR="00785513" w:rsidRDefault="00785513" w:rsidP="003C5FCC">
      <w:pPr>
        <w:pStyle w:val="Ttulo3"/>
        <w:numPr>
          <w:ilvl w:val="1"/>
          <w:numId w:val="17"/>
        </w:numPr>
      </w:pPr>
      <w:bookmarkStart w:id="159" w:name="_Toc140005125"/>
      <w:r>
        <w:t>Metodología y Planificación</w:t>
      </w:r>
      <w:bookmarkEnd w:id="159"/>
    </w:p>
    <w:p w14:paraId="27C22005" w14:textId="234E0654" w:rsidR="00785513" w:rsidRDefault="00785513" w:rsidP="00785513">
      <w:r>
        <w:t>Para el desarrollo del PFM, se ha utilizada una metodología</w:t>
      </w:r>
      <w:r>
        <w:fldChar w:fldCharType="begin"/>
      </w:r>
      <w:r>
        <w:instrText xml:space="preserve"> XE "</w:instrText>
      </w:r>
      <w:r w:rsidRPr="007B1F16">
        <w:instrText>metodología:Una metodología es un enfoque estructurado y sistemático para abordar una tarea o proceso, que incluye principios, prácticas y técnicas específicas para lograr resultados consistentes y eficientes.</w:instrText>
      </w:r>
      <w:r>
        <w:instrText xml:space="preserve">" </w:instrText>
      </w:r>
      <w:r>
        <w:fldChar w:fldCharType="end"/>
      </w:r>
      <w:r>
        <w:t xml:space="preserve"> Iterativa incremental.</w:t>
      </w:r>
    </w:p>
    <w:p w14:paraId="5D531949" w14:textId="77777777" w:rsidR="00785513" w:rsidRDefault="00785513" w:rsidP="00785513">
      <w:r>
        <w:t>La metodología</w:t>
      </w:r>
      <w:r>
        <w:fldChar w:fldCharType="begin"/>
      </w:r>
      <w:r>
        <w:instrText xml:space="preserve"> XE "</w:instrText>
      </w:r>
      <w:r w:rsidRPr="007B1F16">
        <w:instrText>metodología:Una metodología es un enfoque estructurado y sistemático para abordar una tarea o proceso, que incluye principios, prácticas y técnicas específicas para lograr resultados consistentes y eficientes.</w:instrText>
      </w:r>
      <w:r>
        <w:instrText xml:space="preserve">" </w:instrText>
      </w:r>
      <w:r>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57FDEB92" w14:textId="77777777" w:rsidR="00785513" w:rsidRDefault="00785513" w:rsidP="00785513">
      <w:pPr>
        <w:keepNext/>
      </w:pPr>
      <w:r>
        <w:rPr>
          <w:noProof/>
        </w:rPr>
        <w:drawing>
          <wp:inline distT="0" distB="0" distL="0" distR="0" wp14:anchorId="489764CD" wp14:editId="7302EF60">
            <wp:extent cx="5400040" cy="2879090"/>
            <wp:effectExtent l="0" t="0" r="0" b="0"/>
            <wp:docPr id="726137373" name="Imagen 726137373"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43432904" w14:textId="159DFD77" w:rsidR="00785513" w:rsidRDefault="00785513" w:rsidP="00865622">
      <w:pPr>
        <w:pStyle w:val="Descripcin"/>
      </w:pPr>
      <w:r>
        <w:t xml:space="preserve">Ilustración </w:t>
      </w:r>
      <w:r>
        <w:fldChar w:fldCharType="begin"/>
      </w:r>
      <w:r>
        <w:instrText xml:space="preserve"> SEQ Ilustración \* ARABIC </w:instrText>
      </w:r>
      <w:r>
        <w:fldChar w:fldCharType="separate"/>
      </w:r>
      <w:r w:rsidR="0090119B">
        <w:rPr>
          <w:noProof/>
        </w:rPr>
        <w:t>1</w:t>
      </w:r>
      <w:r>
        <w:fldChar w:fldCharType="end"/>
      </w:r>
      <w:r>
        <w:t xml:space="preserve"> - Ilustración descriptiva de la metodología</w:t>
      </w:r>
      <w:r>
        <w:fldChar w:fldCharType="begin"/>
      </w:r>
      <w:r>
        <w:instrText xml:space="preserve"> XE "</w:instrText>
      </w:r>
      <w:r w:rsidRPr="007B1F16">
        <w:instrText>metodología:Una metodología es un enfoque estructurado y sistemático para abordar una tarea o proceso, que incluye principios, prácticas y técnicas específicas para lograr resultados consistentes y eficientes.</w:instrText>
      </w:r>
      <w:r>
        <w:instrText xml:space="preserve">" </w:instrText>
      </w:r>
      <w:r>
        <w:fldChar w:fldCharType="end"/>
      </w:r>
      <w:r>
        <w:t xml:space="preserve"> iterativa incremental </w:t>
      </w:r>
      <w:hyperlink r:id="rId17" w:history="1">
        <w:r w:rsidRPr="0072167E">
          <w:rPr>
            <w:rStyle w:val="Hipervnculo"/>
          </w:rPr>
          <w:t>[Fuente]</w:t>
        </w:r>
      </w:hyperlink>
    </w:p>
    <w:p w14:paraId="0289444A" w14:textId="77777777" w:rsidR="00785513" w:rsidRDefault="00785513" w:rsidP="00785513">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670D8972" w14:textId="77777777" w:rsidR="00785513" w:rsidRDefault="00785513" w:rsidP="00785513">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0D5ECDF6" w14:textId="77777777" w:rsidR="00785513" w:rsidRDefault="00785513" w:rsidP="00785513">
      <w:r>
        <w:t>La metodología</w:t>
      </w:r>
      <w:r>
        <w:fldChar w:fldCharType="begin"/>
      </w:r>
      <w:r>
        <w:instrText xml:space="preserve"> XE "</w:instrText>
      </w:r>
      <w:r w:rsidRPr="007B1F16">
        <w:instrText>metodología:Una metodología es un enfoque estructurado y sistemático para abordar una tarea o proceso, que incluye principios, prácticas y técnicas específicas para lograr resultados consistentes y eficientes.</w:instrText>
      </w:r>
      <w:r>
        <w:instrText xml:space="preserve">" </w:instrText>
      </w:r>
      <w:r>
        <w:fldChar w:fldCharType="end"/>
      </w:r>
      <w:r>
        <w:t xml:space="preserve"> iterativa incremental tiene varios beneficios. En primer lugar, permite una mayor flexibilidad y adaptabilidad a medida que los requisitos y las necesidades del </w:t>
      </w:r>
      <w:r>
        <w:lastRenderedPageBreak/>
        <w:t>proyecto evolucionan con el tiempo. Al dividir el desarrollo en iteraciones, los cambios y ajustes pueden incorporar de manera más eficiente y rápida.</w:t>
      </w:r>
    </w:p>
    <w:p w14:paraId="090FFDEF" w14:textId="77777777" w:rsidR="00785513" w:rsidRDefault="00785513" w:rsidP="00785513">
      <w:r>
        <w:t>Además, al obtener resultados funcionales en cada iteración, los usuarios, en este caso los desarrolladores que utilizan el entorno pueden comenzar a utilizar y evaluar el software en etapas tempranas del proceso de desarrollo. Esto facilita la identificación de problemas y permite realizar ajustes y mejoras antes de que se complete el producto final.</w:t>
      </w:r>
    </w:p>
    <w:p w14:paraId="458D69B4" w14:textId="77777777" w:rsidR="00785513" w:rsidRDefault="00785513" w:rsidP="00785513">
      <w:r>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5D1CFADA" w14:textId="77777777" w:rsidR="00785513" w:rsidRDefault="00785513" w:rsidP="00785513">
      <w:r>
        <w:t>Sin embargo, es importante destacar que la metodología</w:t>
      </w:r>
      <w:r>
        <w:fldChar w:fldCharType="begin"/>
      </w:r>
      <w:r>
        <w:instrText xml:space="preserve"> XE "</w:instrText>
      </w:r>
      <w:r w:rsidRPr="007B1F16">
        <w:instrText>metodología:Una metodología es un enfoque estructurado y sistemático para abordar una tarea o proceso, que incluye principios, prácticas y técnicas específicas para lograr resultados consistentes y eficientes.</w:instrText>
      </w:r>
      <w:r>
        <w:instrText xml:space="preserve">" </w:instrText>
      </w:r>
      <w:r>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3BD05C94" w14:textId="3BEF75B4" w:rsidR="00785513" w:rsidRPr="00785513" w:rsidRDefault="00785513">
      <w:pPr>
        <w:rPr>
          <w:b/>
          <w:bCs/>
          <w:rPrChange w:id="160" w:author="JESSICA DIAZ FERNANDEZ" w:date="2023-07-11T00:53:00Z">
            <w:rPr/>
          </w:rPrChange>
        </w:rPr>
        <w:pPrChange w:id="161" w:author="JESSICA DIAZ FERNANDEZ" w:date="2023-07-11T00:53:00Z">
          <w:pPr>
            <w:pStyle w:val="Ttulo3"/>
            <w:numPr>
              <w:ilvl w:val="1"/>
              <w:numId w:val="45"/>
            </w:numPr>
            <w:ind w:left="720" w:hanging="360"/>
          </w:pPr>
        </w:pPrChange>
      </w:pPr>
      <w:r w:rsidRPr="00877CE5">
        <w:rPr>
          <w:b/>
          <w:bCs/>
        </w:rPr>
        <w:t>Planificación de las iteraciones</w:t>
      </w:r>
      <w:r>
        <w:rPr>
          <w:b/>
          <w:bCs/>
        </w:rPr>
        <w:t>:</w:t>
      </w:r>
    </w:p>
    <w:p w14:paraId="437C7C5F" w14:textId="77777777" w:rsidR="00785513" w:rsidRPr="00785513" w:rsidRDefault="00785513">
      <w:pPr>
        <w:rPr>
          <w:b/>
          <w:bCs/>
          <w:rPrChange w:id="162" w:author="JESSICA DIAZ FERNANDEZ" w:date="2023-07-11T00:53:00Z">
            <w:rPr/>
          </w:rPrChange>
        </w:rPr>
        <w:pPrChange w:id="163" w:author="JESSICA DIAZ FERNANDEZ" w:date="2023-07-11T00:53:00Z">
          <w:pPr>
            <w:pStyle w:val="Ttulo4"/>
            <w:numPr>
              <w:ilvl w:val="2"/>
              <w:numId w:val="45"/>
            </w:numPr>
            <w:ind w:left="1080" w:hanging="720"/>
          </w:pPr>
        </w:pPrChange>
      </w:pPr>
      <w:r w:rsidRPr="00785513">
        <w:rPr>
          <w:b/>
          <w:bCs/>
          <w:i/>
          <w:iCs/>
          <w:rPrChange w:id="164" w:author="JESSICA DIAZ FERNANDEZ" w:date="2023-07-11T00:53:00Z">
            <w:rPr>
              <w:i w:val="0"/>
              <w:iCs w:val="0"/>
            </w:rPr>
          </w:rPrChange>
        </w:rPr>
        <w:t>Iteración 1</w:t>
      </w:r>
    </w:p>
    <w:p w14:paraId="19BC23DA" w14:textId="77777777" w:rsidR="00785513" w:rsidRPr="00D0123D" w:rsidRDefault="00785513" w:rsidP="00785513">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61B825C7" w14:textId="77777777" w:rsidR="00785513" w:rsidRPr="00D0123D" w:rsidRDefault="00785513" w:rsidP="00785513">
      <w:r w:rsidRPr="00D0123D">
        <w:t>En primer lugar, nos enfocaremos en la creación del proyecto y estableceremos el repositorio de código correspondiente. Esto nos permitirá mantener un seguimiento organizado de las diferentes versiones y contribuciones al proyecto.</w:t>
      </w:r>
    </w:p>
    <w:p w14:paraId="708E3D59" w14:textId="77777777" w:rsidR="00785513" w:rsidRPr="00D0123D" w:rsidRDefault="00785513" w:rsidP="00785513">
      <w:r w:rsidRPr="00D0123D">
        <w:t>Además, desarrollaremos una plantilla para la documentación del proyecto, que nos ayudará a mantener una estructura clara y coherente en la documentación técnica y los recursos utilizados.</w:t>
      </w:r>
    </w:p>
    <w:p w14:paraId="1BD47B6A" w14:textId="77777777" w:rsidR="00785513" w:rsidRPr="00D0123D" w:rsidRDefault="00785513" w:rsidP="00785513">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418F638E" w14:textId="77777777" w:rsidR="00785513" w:rsidRDefault="00785513" w:rsidP="00785513">
      <w:r w:rsidRPr="00D0123D">
        <w:t xml:space="preserve">Además de estas tareas, también destinaremos tiempo a la formación interna en las tecnologías principales del proyecto, en particular, </w:t>
      </w:r>
      <w:proofErr w:type="spellStart"/>
      <w:r w:rsidRPr="00D0123D">
        <w:t>Vagrant</w:t>
      </w:r>
      <w:proofErr w:type="spellEnd"/>
      <w:r w:rsidRPr="00D0123D">
        <w:t>. Esto nos permitirá familiarizarnos con su funcionamiento y aprovechar al máximo sus capacidades.</w:t>
      </w:r>
    </w:p>
    <w:p w14:paraId="34EB1474" w14:textId="77777777" w:rsidR="00785513" w:rsidRPr="00D0123D" w:rsidRDefault="00785513" w:rsidP="00785513">
      <w:r>
        <w:t>Previo a la entrega, realizaremos una fase de QA que garantice que la funcionalidad establecida para la entrega funciona correctamente.</w:t>
      </w:r>
    </w:p>
    <w:p w14:paraId="397C8620" w14:textId="77777777" w:rsidR="00785513" w:rsidRDefault="00785513" w:rsidP="00785513">
      <w:pPr>
        <w:rPr>
          <w:i/>
          <w:iCs/>
        </w:rPr>
      </w:pPr>
      <w:r w:rsidRPr="00D0123D">
        <w:lastRenderedPageBreak/>
        <w:t xml:space="preserve">Como resultado de esta Iteración, entregaremos un Vagrantfile inicial, integrado con </w:t>
      </w:r>
      <w:proofErr w:type="spellStart"/>
      <w:r w:rsidRPr="00D0123D">
        <w:t>Virtualbox</w:t>
      </w:r>
      <w:proofErr w:type="spellEnd"/>
      <w:r w:rsidRPr="00D0123D">
        <w:t>, que nos permitirá generar una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rsidRPr="00D0123D">
        <w:t xml:space="preserve"> básica sin ningún tipo de provisión. Esta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rsidRPr="00D0123D">
        <w:t xml:space="preserve"> servirá como punto de partida para las próximas etapas del proyecto.</w:t>
      </w:r>
    </w:p>
    <w:p w14:paraId="7932473F" w14:textId="77777777" w:rsidR="00785513" w:rsidRPr="00785513" w:rsidRDefault="00785513">
      <w:pPr>
        <w:rPr>
          <w:b/>
          <w:bCs/>
          <w:rPrChange w:id="165" w:author="JESSICA DIAZ FERNANDEZ" w:date="2023-07-11T00:53:00Z">
            <w:rPr/>
          </w:rPrChange>
        </w:rPr>
        <w:pPrChange w:id="166" w:author="JESSICA DIAZ FERNANDEZ" w:date="2023-07-11T00:53:00Z">
          <w:pPr>
            <w:pStyle w:val="Ttulo4"/>
            <w:numPr>
              <w:ilvl w:val="2"/>
              <w:numId w:val="45"/>
            </w:numPr>
            <w:ind w:left="1080" w:hanging="720"/>
          </w:pPr>
        </w:pPrChange>
      </w:pPr>
      <w:r w:rsidRPr="00785513">
        <w:rPr>
          <w:b/>
          <w:bCs/>
          <w:i/>
          <w:iCs/>
          <w:rPrChange w:id="167" w:author="JESSICA DIAZ FERNANDEZ" w:date="2023-07-11T00:53:00Z">
            <w:rPr>
              <w:i w:val="0"/>
              <w:iCs w:val="0"/>
            </w:rPr>
          </w:rPrChange>
        </w:rPr>
        <w:t>Iteración 2</w:t>
      </w:r>
    </w:p>
    <w:p w14:paraId="18E442FC" w14:textId="77777777" w:rsidR="00785513" w:rsidRPr="00D0123D" w:rsidRDefault="00785513" w:rsidP="00785513">
      <w:r>
        <w:t>Durante</w:t>
      </w:r>
      <w:r w:rsidRPr="00D0123D">
        <w:t xml:space="preserve"> esta Iteración, nos enfocaremos en la implementación de la funcionalidad de ELK</w:t>
      </w:r>
      <w:r>
        <w:fldChar w:fldCharType="begin"/>
      </w:r>
      <w:r>
        <w:instrText xml:space="preserve"> XE "</w:instrText>
      </w:r>
      <w:r w:rsidRPr="00466D25">
        <w:instrText>ELK:Elasticsearch, Logstash y Kibana, por sus siglas</w:instrText>
      </w:r>
      <w:r>
        <w:instrText xml:space="preserve">" </w:instrText>
      </w:r>
      <w:r>
        <w:fldChar w:fldCharType="end"/>
      </w:r>
      <w:r w:rsidRPr="00D0123D">
        <w:t xml:space="preserve"> en el proyecto. Para lograrlo, seguiremos un conjunto de tareas clave. Primero, realizaremos una exhaustiva extracción de requisitos para comprender el alcance de la monitorización necesaria en el proyecto. Luego, nos sumergiremos en la documentación de instalación de los tres productos principales: Elasticsearch, </w:t>
      </w:r>
      <w:proofErr w:type="spellStart"/>
      <w:r w:rsidRPr="00D0123D">
        <w:t>Kibana</w:t>
      </w:r>
      <w:proofErr w:type="spellEnd"/>
      <w:r w:rsidRPr="00D0123D">
        <w:t xml:space="preserve"> y </w:t>
      </w:r>
      <w:proofErr w:type="spellStart"/>
      <w:r w:rsidRPr="00D0123D">
        <w:t>Logstash</w:t>
      </w:r>
      <w:proofErr w:type="spellEnd"/>
      <w:r w:rsidRPr="00D0123D">
        <w:t>.</w:t>
      </w:r>
    </w:p>
    <w:p w14:paraId="07EA8435" w14:textId="77777777" w:rsidR="00785513" w:rsidRPr="00D0123D" w:rsidRDefault="00785513" w:rsidP="00785513">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fldChar w:fldCharType="begin"/>
      </w:r>
      <w:r>
        <w:instrText xml:space="preserve"> XE "</w:instrText>
      </w:r>
      <w:r w:rsidRPr="00466D25">
        <w:instrText>ELK:Elasticsearch, Logstash y Kibana, por sus siglas</w:instrText>
      </w:r>
      <w:r>
        <w:instrText xml:space="preserve">" </w:instrText>
      </w:r>
      <w:r>
        <w:fldChar w:fldCharType="end"/>
      </w:r>
      <w:r w:rsidRPr="00D0123D">
        <w:t>.</w:t>
      </w:r>
    </w:p>
    <w:p w14:paraId="4ADEA3BE" w14:textId="77777777" w:rsidR="00785513" w:rsidRPr="00D0123D" w:rsidRDefault="00785513" w:rsidP="00785513">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5A3C9C98" w14:textId="77777777" w:rsidR="00785513" w:rsidRDefault="00785513" w:rsidP="00785513">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625054A0" w14:textId="77777777" w:rsidR="00785513" w:rsidRPr="00D0123D" w:rsidRDefault="00785513" w:rsidP="00785513">
      <w:r>
        <w:t>Previo a la entrega, realizaremos una fase de QA que garantice que la funcionalidad establecida para la entrega funciona correctamente; para ello, ejecutaremos el comando “</w:t>
      </w:r>
      <w:proofErr w:type="spellStart"/>
      <w:r>
        <w:t>vagrant</w:t>
      </w:r>
      <w:proofErr w:type="spellEnd"/>
      <w:r>
        <w:t xml:space="preserve"> up” y el resultado esperado es que en </w:t>
      </w:r>
      <w:proofErr w:type="spellStart"/>
      <w:r>
        <w:t>Virtualbox</w:t>
      </w:r>
      <w:proofErr w:type="spellEnd"/>
      <w:r>
        <w:t xml:space="preserve"> nos aparezcan 3 </w:t>
      </w:r>
      <w:proofErr w:type="spellStart"/>
      <w:r>
        <w:t>maquinas</w:t>
      </w:r>
      <w:proofErr w:type="spellEnd"/>
      <w:r>
        <w:t xml:space="preserve"> virtuales, 1 por cada producto, debemos cerciorarnos de que las 3 están correctamente interconectadas.</w:t>
      </w:r>
    </w:p>
    <w:p w14:paraId="3ECB5D0F" w14:textId="77777777" w:rsidR="00785513" w:rsidRDefault="00785513" w:rsidP="00785513">
      <w:pPr>
        <w:rPr>
          <w:i/>
          <w:iCs/>
        </w:rPr>
      </w:pPr>
      <w:r w:rsidRPr="00D0123D">
        <w:t>En resumen, esta Iteración se centrará en la integración exitosa de la funcionalidad de ELK</w:t>
      </w:r>
      <w:r>
        <w:fldChar w:fldCharType="begin"/>
      </w:r>
      <w:r>
        <w:instrText xml:space="preserve"> XE "</w:instrText>
      </w:r>
      <w:r w:rsidRPr="00466D25">
        <w:instrText>ELK:Elasticsearch, Logstash y Kibana, por sus siglas</w:instrText>
      </w:r>
      <w:r>
        <w:instrText xml:space="preserve">" </w:instrText>
      </w:r>
      <w:r>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37EEC08E" w14:textId="77777777" w:rsidR="00785513" w:rsidRDefault="00785513" w:rsidP="00785513">
      <w:pPr>
        <w:rPr>
          <w:b/>
          <w:bCs/>
          <w:i/>
          <w:iCs/>
        </w:rPr>
      </w:pPr>
    </w:p>
    <w:p w14:paraId="1ABDE79C" w14:textId="7DB2302A" w:rsidR="00785513" w:rsidRPr="00785513" w:rsidRDefault="00785513">
      <w:pPr>
        <w:rPr>
          <w:b/>
          <w:bCs/>
          <w:rPrChange w:id="168" w:author="JESSICA DIAZ FERNANDEZ" w:date="2023-07-11T00:54:00Z">
            <w:rPr/>
          </w:rPrChange>
        </w:rPr>
        <w:pPrChange w:id="169" w:author="JESSICA DIAZ FERNANDEZ" w:date="2023-07-11T00:54:00Z">
          <w:pPr>
            <w:pStyle w:val="Ttulo4"/>
            <w:numPr>
              <w:ilvl w:val="2"/>
              <w:numId w:val="45"/>
            </w:numPr>
            <w:ind w:left="1080" w:hanging="720"/>
          </w:pPr>
        </w:pPrChange>
      </w:pPr>
      <w:r w:rsidRPr="00785513">
        <w:rPr>
          <w:b/>
          <w:bCs/>
          <w:i/>
          <w:iCs/>
          <w:rPrChange w:id="170" w:author="JESSICA DIAZ FERNANDEZ" w:date="2023-07-11T00:54:00Z">
            <w:rPr>
              <w:i w:val="0"/>
              <w:iCs w:val="0"/>
            </w:rPr>
          </w:rPrChange>
        </w:rPr>
        <w:t>Iteración 3</w:t>
      </w:r>
    </w:p>
    <w:p w14:paraId="026B1960" w14:textId="77777777" w:rsidR="00785513" w:rsidRDefault="00785513" w:rsidP="00785513">
      <w:r>
        <w:t>En esta tercera iteración, continuaremos agregando funcionalidad al proyecto, centrándonos específicamente en la incorporación de K3S. Para ello, seguiremos un proceso similar al de la iteración anterior, enfocándonos en varias tareas clave.</w:t>
      </w:r>
    </w:p>
    <w:p w14:paraId="61B93936" w14:textId="77777777" w:rsidR="00785513" w:rsidRDefault="00785513" w:rsidP="00785513">
      <w:r>
        <w:lastRenderedPageBreak/>
        <w:t xml:space="preserve">En primer lugar, realizaremos una extracción de requisitos relacionados con la simulación de dispositivos </w:t>
      </w:r>
      <w:proofErr w:type="spellStart"/>
      <w:r>
        <w:t>IoT</w:t>
      </w:r>
      <w:proofErr w:type="spellEnd"/>
      <w:r>
        <w:fldChar w:fldCharType="begin"/>
      </w:r>
      <w:r>
        <w:instrText xml:space="preserve"> XE "</w:instrText>
      </w:r>
      <w:r w:rsidRPr="00FE60C1">
        <w:instrText>IoT:Internet of Things</w:instrText>
      </w:r>
      <w:r>
        <w:instrText xml:space="preserve">" </w:instrText>
      </w:r>
      <w:r>
        <w:fldChar w:fldCharType="end"/>
      </w:r>
      <w:r>
        <w:t>. Esto nos permitirá comprender en detalle las necesidades y funcionalidades requeridas para la implementación de los dispositivos en el entorno.</w:t>
      </w:r>
    </w:p>
    <w:p w14:paraId="19D4B572" w14:textId="77777777" w:rsidR="00785513" w:rsidRDefault="00785513" w:rsidP="00785513">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1041A551" w14:textId="77777777" w:rsidR="00785513" w:rsidRDefault="00785513" w:rsidP="00785513">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416FD22B" w14:textId="77777777" w:rsidR="00785513" w:rsidRDefault="00785513" w:rsidP="00785513">
      <w:r>
        <w:t xml:space="preserve">Una vez finalizado el diseño, incorporaremos las máquinas virtuales necesarias al código de la Vagrantfile. </w:t>
      </w:r>
    </w:p>
    <w:p w14:paraId="79DE88DE" w14:textId="77777777" w:rsidR="00785513" w:rsidRDefault="00785513" w:rsidP="00785513">
      <w:r>
        <w:t>Finalmente, desarrollaremos los scripts de provisión necesarios para automatizar la configuración de cada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t xml:space="preserve"> del cluster. Estos scripts garantizarán que las configuraciones y dependencias requeridas estén correctamente establecidas en cada nodo del cluster.</w:t>
      </w:r>
    </w:p>
    <w:p w14:paraId="6935B743" w14:textId="77777777" w:rsidR="00785513" w:rsidRDefault="00785513" w:rsidP="00785513">
      <w:r>
        <w:t xml:space="preserve">Para la fase de QA de esta iteración, deberemos cerciorarnos de que nos aparecen las máquinas virtuales definidas en el diseño, al menos 1 master y el número de nodos que determinemos. Para verificar que están correctamente interconectados, podemos ejecutar, una vez conectados por </w:t>
      </w:r>
      <w:proofErr w:type="spellStart"/>
      <w:r>
        <w:t>ssh</w:t>
      </w:r>
      <w:proofErr w:type="spellEnd"/>
      <w:r>
        <w:t xml:space="preserve"> al master, el comando </w:t>
      </w:r>
      <w:proofErr w:type="spellStart"/>
      <w:r>
        <w:t>kubectl</w:t>
      </w:r>
      <w:proofErr w:type="spellEnd"/>
      <w:r>
        <w:t xml:space="preserve"> </w:t>
      </w:r>
      <w:proofErr w:type="spellStart"/>
      <w:r>
        <w:t>get</w:t>
      </w:r>
      <w:proofErr w:type="spellEnd"/>
      <w:r>
        <w:t xml:space="preserve"> </w:t>
      </w:r>
      <w:proofErr w:type="spellStart"/>
      <w:r>
        <w:t>nodes</w:t>
      </w:r>
      <w:proofErr w:type="spellEnd"/>
      <w:r>
        <w:t xml:space="preserve"> y deberemos visualizar el número de nodos que hayamos establecido.</w:t>
      </w:r>
    </w:p>
    <w:p w14:paraId="4CC4870A" w14:textId="77777777" w:rsidR="00785513" w:rsidRPr="00785513" w:rsidRDefault="00785513">
      <w:pPr>
        <w:rPr>
          <w:b/>
          <w:bCs/>
          <w:rPrChange w:id="171" w:author="JESSICA DIAZ FERNANDEZ" w:date="2023-07-11T00:54:00Z">
            <w:rPr/>
          </w:rPrChange>
        </w:rPr>
        <w:pPrChange w:id="172" w:author="JESSICA DIAZ FERNANDEZ" w:date="2023-07-11T00:54:00Z">
          <w:pPr>
            <w:pStyle w:val="Ttulo4"/>
            <w:numPr>
              <w:ilvl w:val="2"/>
              <w:numId w:val="45"/>
            </w:numPr>
            <w:ind w:left="1080" w:hanging="720"/>
          </w:pPr>
        </w:pPrChange>
      </w:pPr>
      <w:r w:rsidRPr="00785513">
        <w:rPr>
          <w:b/>
          <w:bCs/>
          <w:i/>
          <w:iCs/>
          <w:rPrChange w:id="173" w:author="JESSICA DIAZ FERNANDEZ" w:date="2023-07-11T00:54:00Z">
            <w:rPr>
              <w:i w:val="0"/>
              <w:iCs w:val="0"/>
            </w:rPr>
          </w:rPrChange>
        </w:rPr>
        <w:t>Iteración 4</w:t>
      </w:r>
    </w:p>
    <w:p w14:paraId="2A7D7495" w14:textId="77777777" w:rsidR="00785513" w:rsidRDefault="00785513" w:rsidP="00785513">
      <w:r>
        <w:t xml:space="preserve">En la cuarta iteración, nos enfocaremos en la incorporación de </w:t>
      </w:r>
      <w:proofErr w:type="spellStart"/>
      <w:r>
        <w:t>Mosquitto</w:t>
      </w:r>
      <w:proofErr w:type="spellEnd"/>
      <w:r>
        <w:t xml:space="preserve"> y </w:t>
      </w:r>
      <w:proofErr w:type="spellStart"/>
      <w:r>
        <w:t>Filebeat</w:t>
      </w:r>
      <w:proofErr w:type="spellEnd"/>
      <w:r>
        <w:t xml:space="preserve"> al proyecto, con el objetivo de establecer una comunicación efectiva entre los dispositivos desplegados en K3S y </w:t>
      </w:r>
      <w:proofErr w:type="spellStart"/>
      <w:r>
        <w:t>Logstash</w:t>
      </w:r>
      <w:proofErr w:type="spellEnd"/>
      <w:r>
        <w:t>. Siguiendo un enfoque similar a las iteraciones anteriores, abordaremos diversas tareas clave.</w:t>
      </w:r>
    </w:p>
    <w:p w14:paraId="29EE4BD3" w14:textId="77777777" w:rsidR="00785513" w:rsidRDefault="00785513" w:rsidP="00785513">
      <w:r>
        <w:t xml:space="preserve">Comenzaremos extrayendo los requisitos específicos relacionados con la comunicación entre los dispositivos simulados en K3S y </w:t>
      </w:r>
      <w:proofErr w:type="spellStart"/>
      <w:r>
        <w:t>Logstash</w:t>
      </w:r>
      <w:proofErr w:type="spellEnd"/>
      <w:r>
        <w:t>. Esta fase nos permitirá comprender los protocolos y las funcionalidades necesarias para lograr una comunicación eficiente y confiable.</w:t>
      </w:r>
    </w:p>
    <w:p w14:paraId="35DFB35F" w14:textId="77777777" w:rsidR="00785513" w:rsidRDefault="00785513" w:rsidP="00785513">
      <w:r>
        <w:t xml:space="preserve">Tras ello, nos sumergiremos en la lectura y estudio de la documentación necesaria para la instalación y configuración de </w:t>
      </w:r>
      <w:proofErr w:type="spellStart"/>
      <w:r>
        <w:t>Mosquitto</w:t>
      </w:r>
      <w:proofErr w:type="spellEnd"/>
      <w:r>
        <w:t xml:space="preserve"> y </w:t>
      </w:r>
      <w:proofErr w:type="spellStart"/>
      <w:r>
        <w:t>Filebeat</w:t>
      </w:r>
      <w:proofErr w:type="spellEnd"/>
      <w:r>
        <w:t>. Es fundamental comprender las opciones de configuración y consideraciones de seguridad relacionadas con estas herramientas para que la provisión se realice de forma efectiva.</w:t>
      </w:r>
    </w:p>
    <w:p w14:paraId="61F1158E" w14:textId="77777777" w:rsidR="00785513" w:rsidRDefault="00785513" w:rsidP="00785513">
      <w:r>
        <w:t xml:space="preserve">Posteriormente, diseñaremos las piezas necesarias para la configuración de </w:t>
      </w:r>
      <w:proofErr w:type="spellStart"/>
      <w:r>
        <w:t>Mosquitto</w:t>
      </w:r>
      <w:proofErr w:type="spellEnd"/>
      <w:r>
        <w:t xml:space="preserve"> y </w:t>
      </w:r>
      <w:proofErr w:type="spellStart"/>
      <w:r>
        <w:t>Filebeat</w:t>
      </w:r>
      <w:proofErr w:type="spellEnd"/>
      <w:r>
        <w:t>, teniendo en cuenta los requerimientos específicos de nuestro proyecto. Definiremos los parámetros de conexión, los temas (</w:t>
      </w:r>
      <w:proofErr w:type="spellStart"/>
      <w:r>
        <w:t>topics</w:t>
      </w:r>
      <w:proofErr w:type="spellEnd"/>
      <w:r>
        <w:t>) de MQTT</w:t>
      </w:r>
      <w:r>
        <w:fldChar w:fldCharType="begin"/>
      </w:r>
      <w:r>
        <w:instrText xml:space="preserve"> XE "</w:instrText>
      </w:r>
      <w:r w:rsidRPr="00F56386">
        <w:instrText>MQTT:Message Queing Telemetry Transport, Protocolo de comunicación máquina a máquina mediante el envío de mensajes.</w:instrText>
      </w:r>
      <w:r>
        <w:instrText xml:space="preserve">" </w:instrText>
      </w:r>
      <w:r>
        <w:fldChar w:fldCharType="end"/>
      </w:r>
      <w:r>
        <w:t xml:space="preserve"> relevantes, las opciones de filtrado y transformación de los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t xml:space="preserve"> que serán enviados a </w:t>
      </w:r>
      <w:proofErr w:type="spellStart"/>
      <w:r>
        <w:t>Logstash</w:t>
      </w:r>
      <w:proofErr w:type="spellEnd"/>
      <w:r>
        <w:t>.</w:t>
      </w:r>
    </w:p>
    <w:p w14:paraId="78D4E4D0" w14:textId="77777777" w:rsidR="00785513" w:rsidRDefault="00785513" w:rsidP="00785513">
      <w:r>
        <w:lastRenderedPageBreak/>
        <w:t xml:space="preserve">Una vez finalizado el diseño, procederemos a añadir las máquinas virtuales necesarias al código de la Vagrantfile. Esto nos permitirá gestionar y controlar el despliegue y configuración de las máquinas virtuales que contendrán </w:t>
      </w:r>
      <w:proofErr w:type="spellStart"/>
      <w:r>
        <w:t>Mosquitto</w:t>
      </w:r>
      <w:proofErr w:type="spellEnd"/>
      <w:r>
        <w:t xml:space="preserve"> y </w:t>
      </w:r>
      <w:proofErr w:type="spellStart"/>
      <w:r>
        <w:t>Filebeat</w:t>
      </w:r>
      <w:proofErr w:type="spellEnd"/>
      <w:r>
        <w:t xml:space="preserve">, asegurando un entorno de comunicación adecuado entre los dispositivos </w:t>
      </w:r>
      <w:proofErr w:type="spellStart"/>
      <w:r>
        <w:t>IoT</w:t>
      </w:r>
      <w:proofErr w:type="spellEnd"/>
      <w:r>
        <w:fldChar w:fldCharType="begin"/>
      </w:r>
      <w:r>
        <w:instrText xml:space="preserve"> XE "</w:instrText>
      </w:r>
      <w:r w:rsidRPr="00FE60C1">
        <w:instrText>IoT:Internet of Things</w:instrText>
      </w:r>
      <w:r>
        <w:instrText xml:space="preserve">" </w:instrText>
      </w:r>
      <w:r>
        <w:fldChar w:fldCharType="end"/>
      </w:r>
      <w:r>
        <w:t xml:space="preserve"> y </w:t>
      </w:r>
      <w:proofErr w:type="spellStart"/>
      <w:r>
        <w:t>Logstash</w:t>
      </w:r>
      <w:proofErr w:type="spellEnd"/>
      <w:r>
        <w:t>.</w:t>
      </w:r>
    </w:p>
    <w:p w14:paraId="1A5B05E9" w14:textId="77777777" w:rsidR="00785513" w:rsidRDefault="00785513" w:rsidP="00785513">
      <w:r>
        <w:t xml:space="preserve">Por último, desarrollaremos los scripts de provisión necesarios para automatizar la instalación y configuración de </w:t>
      </w:r>
      <w:proofErr w:type="spellStart"/>
      <w:r>
        <w:t>Mosquitto</w:t>
      </w:r>
      <w:proofErr w:type="spellEnd"/>
      <w:r>
        <w:t xml:space="preserve"> y </w:t>
      </w:r>
      <w:proofErr w:type="spellStart"/>
      <w:r>
        <w:t>Filebeat</w:t>
      </w:r>
      <w:proofErr w:type="spellEnd"/>
      <w:r>
        <w:t xml:space="preserve"> en las máquinas virtuales correspondientes. Estos scripts se encargarán de garantizar que las dependencias, configuraciones y conexiones requeridas estén correctamente establecidas.</w:t>
      </w:r>
    </w:p>
    <w:p w14:paraId="30FE8959" w14:textId="77777777" w:rsidR="00785513" w:rsidRDefault="00785513" w:rsidP="00785513">
      <w:r>
        <w:t xml:space="preserve">Para verificar que esta fase es correcta, deberemos cerciorarnos de que la comunicación hacia </w:t>
      </w:r>
      <w:proofErr w:type="spellStart"/>
      <w:r>
        <w:t>Mosquitto</w:t>
      </w:r>
      <w:proofErr w:type="spellEnd"/>
      <w:r>
        <w:t xml:space="preserve"> es correcta y que se permite la publicación y subscripción. Adicionalmente deberemos verificar que </w:t>
      </w:r>
      <w:proofErr w:type="spellStart"/>
      <w:r>
        <w:t>Filebeat</w:t>
      </w:r>
      <w:proofErr w:type="spellEnd"/>
      <w:r>
        <w:t xml:space="preserve"> es capaz de leer mensajes de </w:t>
      </w:r>
      <w:proofErr w:type="spellStart"/>
      <w:r>
        <w:t>Mosquitto</w:t>
      </w:r>
      <w:proofErr w:type="spellEnd"/>
      <w:r>
        <w:t xml:space="preserve"> y de enviarlos a </w:t>
      </w:r>
      <w:proofErr w:type="spellStart"/>
      <w:r>
        <w:t>logstash</w:t>
      </w:r>
      <w:proofErr w:type="spellEnd"/>
      <w:r>
        <w:t>. Para la primera parte, podemos desarrollar 2 script</w:t>
      </w:r>
      <w:r>
        <w:fldChar w:fldCharType="begin"/>
      </w:r>
      <w:r>
        <w:instrText xml:space="preserve"> XE "</w:instrText>
      </w:r>
      <w:r w:rsidRPr="00375CDA">
        <w:instrText>script:Un script es un conjunto de instrucciones o comandos escritos en un lenguaje de programación que se utilizan para automatizar tareas o realizar acciones específicas en un sistema o programa</w:instrText>
      </w:r>
      <w:r>
        <w:instrText xml:space="preserve">" </w:instrText>
      </w:r>
      <w:r>
        <w:fldChar w:fldCharType="end"/>
      </w:r>
      <w:r>
        <w:t>, uno de publicación y otro de subscripción, que ejecutaremos en la maquina host. Para la segunda parte, deberemos acudir a los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t xml:space="preserve"> de </w:t>
      </w:r>
      <w:proofErr w:type="spellStart"/>
      <w:r>
        <w:t>FIlebeat</w:t>
      </w:r>
      <w:proofErr w:type="spellEnd"/>
      <w:r>
        <w:t xml:space="preserve"> situados en la carpeta “/</w:t>
      </w:r>
      <w:proofErr w:type="spellStart"/>
      <w:r>
        <w:t>var</w:t>
      </w:r>
      <w:proofErr w:type="spellEnd"/>
      <w:r>
        <w:t>/log/</w:t>
      </w:r>
      <w:proofErr w:type="spellStart"/>
      <w:r>
        <w:t>filebeat</w:t>
      </w:r>
      <w:proofErr w:type="spellEnd"/>
      <w:r>
        <w:t>”</w:t>
      </w:r>
    </w:p>
    <w:p w14:paraId="2FE7DCAC" w14:textId="77777777" w:rsidR="00785513" w:rsidRPr="00785513" w:rsidRDefault="00785513">
      <w:pPr>
        <w:rPr>
          <w:b/>
          <w:bCs/>
          <w:rPrChange w:id="174" w:author="JESSICA DIAZ FERNANDEZ" w:date="2023-07-11T00:54:00Z">
            <w:rPr/>
          </w:rPrChange>
        </w:rPr>
        <w:pPrChange w:id="175" w:author="JESSICA DIAZ FERNANDEZ" w:date="2023-07-11T00:54:00Z">
          <w:pPr>
            <w:pStyle w:val="Ttulo4"/>
            <w:numPr>
              <w:ilvl w:val="2"/>
              <w:numId w:val="45"/>
            </w:numPr>
            <w:ind w:left="1080" w:hanging="720"/>
          </w:pPr>
        </w:pPrChange>
      </w:pPr>
      <w:r w:rsidRPr="00785513">
        <w:rPr>
          <w:b/>
          <w:bCs/>
          <w:i/>
          <w:iCs/>
          <w:rPrChange w:id="176" w:author="JESSICA DIAZ FERNANDEZ" w:date="2023-07-11T00:54:00Z">
            <w:rPr>
              <w:i w:val="0"/>
              <w:iCs w:val="0"/>
            </w:rPr>
          </w:rPrChange>
        </w:rPr>
        <w:t>Iteración 5</w:t>
      </w:r>
    </w:p>
    <w:p w14:paraId="6D0974F1" w14:textId="77777777" w:rsidR="00785513" w:rsidRDefault="00785513" w:rsidP="00785513">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1ED8462D" w14:textId="77777777" w:rsidR="00785513" w:rsidRDefault="00785513" w:rsidP="00785513">
      <w:r>
        <w:t xml:space="preserve">La primera pieza de código a desarrollar será la simulación de los dispositivos </w:t>
      </w:r>
      <w:proofErr w:type="spellStart"/>
      <w:r>
        <w:t>IoT</w:t>
      </w:r>
      <w:proofErr w:type="spellEnd"/>
      <w:r>
        <w:fldChar w:fldCharType="begin"/>
      </w:r>
      <w:r>
        <w:instrText xml:space="preserve"> XE "</w:instrText>
      </w:r>
      <w:r w:rsidRPr="00FE60C1">
        <w:instrText>IoT:Internet of Things</w:instrText>
      </w:r>
      <w:r>
        <w:instrText xml:space="preserve">" </w:instrText>
      </w:r>
      <w:r>
        <w:fldChar w:fldCharType="end"/>
      </w:r>
      <w:r>
        <w:t xml:space="preserve">. Este código será responsable de generar datos simulados que representen el comportamiento de los dispositivos reales. Esto nos permitirá probar y validar el flujo de datos desde los dispositivos hasta </w:t>
      </w:r>
      <w:proofErr w:type="spellStart"/>
      <w:r>
        <w:t>Logstash</w:t>
      </w:r>
      <w:proofErr w:type="spellEnd"/>
      <w:r>
        <w:t xml:space="preserve"> a través de </w:t>
      </w:r>
      <w:proofErr w:type="spellStart"/>
      <w:r>
        <w:t>Filebeat</w:t>
      </w:r>
      <w:proofErr w:type="spellEnd"/>
      <w:r>
        <w:t xml:space="preserve">. Además, definiremos un </w:t>
      </w:r>
      <w:proofErr w:type="spellStart"/>
      <w:r>
        <w:t>Dockerfile</w:t>
      </w:r>
      <w:proofErr w:type="spellEnd"/>
      <w:r>
        <w:t xml:space="preserve"> que permita la </w:t>
      </w:r>
      <w:proofErr w:type="spellStart"/>
      <w:r>
        <w:t>dockerización</w:t>
      </w:r>
      <w:proofErr w:type="spellEnd"/>
      <w:r>
        <w:t xml:space="preserve"> de este código para facilitar su despliegue en el entorno de K3S.</w:t>
      </w:r>
    </w:p>
    <w:p w14:paraId="6A08F34D" w14:textId="77777777" w:rsidR="00785513" w:rsidRDefault="00785513" w:rsidP="00785513">
      <w:r>
        <w:t xml:space="preserve">La segunda pieza de código se enfocará en el pipeline de </w:t>
      </w:r>
      <w:proofErr w:type="spellStart"/>
      <w:r>
        <w:t>Logstash</w:t>
      </w:r>
      <w:proofErr w:type="spellEnd"/>
      <w:r>
        <w:t>. Este pipeline será responsable de recibir los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t xml:space="preserve"> enviados por </w:t>
      </w:r>
      <w:proofErr w:type="spellStart"/>
      <w:r>
        <w:t>Filebeat</w:t>
      </w:r>
      <w:proofErr w:type="spellEnd"/>
      <w:r>
        <w: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746AD1B2" w14:textId="77777777" w:rsidR="00785513" w:rsidRDefault="00785513" w:rsidP="00785513">
      <w:r>
        <w:t xml:space="preserve">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w:t>
      </w:r>
      <w:proofErr w:type="spellStart"/>
      <w:r>
        <w:t>pod</w:t>
      </w:r>
      <w:proofErr w:type="spellEnd"/>
      <w:r>
        <w:t xml:space="preserve"> en nuestro cluster de K3S y la verificación de que los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t xml:space="preserve"> sean recibidos correctamente en el tópico designado. También verificaremos los archivos ubicados en la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t xml:space="preserve"> de </w:t>
      </w:r>
      <w:proofErr w:type="spellStart"/>
      <w:r>
        <w:t>Logstash</w:t>
      </w:r>
      <w:proofErr w:type="spellEnd"/>
      <w:r>
        <w:t xml:space="preserve"> en la ruta "/</w:t>
      </w:r>
      <w:proofErr w:type="spellStart"/>
      <w:r>
        <w:t>var</w:t>
      </w:r>
      <w:proofErr w:type="spellEnd"/>
      <w:r>
        <w:t>/log/</w:t>
      </w:r>
      <w:proofErr w:type="spellStart"/>
      <w:r>
        <w:t>logstash</w:t>
      </w:r>
      <w:proofErr w:type="spellEnd"/>
      <w:r>
        <w:t>/", asegurándonos de que tanto la entrada (input) como la salida (output) del pipeline se conecten correctamente mediante la ausencia de mensajes de error en los logs</w:t>
      </w:r>
      <w:r>
        <w:fldChar w:fldCharType="begin"/>
      </w:r>
      <w:r>
        <w:instrText xml:space="preserve"> XE "</w:instrText>
      </w:r>
      <w:r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instrText xml:space="preserve">" </w:instrText>
      </w:r>
      <w:r>
        <w:fldChar w:fldCharType="end"/>
      </w:r>
      <w:r>
        <w:t>.</w:t>
      </w:r>
    </w:p>
    <w:p w14:paraId="40FB9C1D" w14:textId="77777777" w:rsidR="00785513" w:rsidRDefault="00785513" w:rsidP="00785513">
      <w:r>
        <w:lastRenderedPageBreak/>
        <w:t xml:space="preserve">En resumen, en esta iteración nos enfocaremos en el desarrollo del código de simulación de dispositivos y el pipeline de </w:t>
      </w:r>
      <w:proofErr w:type="spellStart"/>
      <w:r>
        <w:t>Logstash</w:t>
      </w:r>
      <w:proofErr w:type="spellEnd"/>
      <w:r>
        <w:t xml:space="preserve">, así como en la </w:t>
      </w:r>
      <w:proofErr w:type="spellStart"/>
      <w:r>
        <w:t>dockerización</w:t>
      </w:r>
      <w:proofErr w:type="spellEnd"/>
      <w:r>
        <w:t xml:space="preserve"> de los dispositivos mediante un </w:t>
      </w:r>
      <w:proofErr w:type="spellStart"/>
      <w:r>
        <w:t>Dockerfile</w:t>
      </w:r>
      <w:proofErr w:type="spellEnd"/>
      <w:r>
        <w:t>. Luego, realizaremos pruebas exhaustivas para asegurarnos de que estas piezas de código funcionen de manera adecuada, tanto individualmente como en conjunto. Este enfoque nos permitirá avanzar hacia una implementación sólida y confiable del proyecto.</w:t>
      </w:r>
    </w:p>
    <w:p w14:paraId="0FA0E785" w14:textId="77777777" w:rsidR="00785513" w:rsidRPr="00785513" w:rsidRDefault="00785513">
      <w:pPr>
        <w:rPr>
          <w:b/>
          <w:bCs/>
          <w:rPrChange w:id="177" w:author="JESSICA DIAZ FERNANDEZ" w:date="2023-07-11T00:54:00Z">
            <w:rPr/>
          </w:rPrChange>
        </w:rPr>
        <w:pPrChange w:id="178" w:author="JESSICA DIAZ FERNANDEZ" w:date="2023-07-11T00:54:00Z">
          <w:pPr>
            <w:pStyle w:val="Ttulo4"/>
            <w:numPr>
              <w:ilvl w:val="2"/>
              <w:numId w:val="45"/>
            </w:numPr>
            <w:ind w:left="1080" w:hanging="720"/>
          </w:pPr>
        </w:pPrChange>
      </w:pPr>
      <w:r w:rsidRPr="00785513">
        <w:rPr>
          <w:b/>
          <w:bCs/>
          <w:i/>
          <w:iCs/>
          <w:rPrChange w:id="179" w:author="JESSICA DIAZ FERNANDEZ" w:date="2023-07-11T00:54:00Z">
            <w:rPr>
              <w:i w:val="0"/>
              <w:iCs w:val="0"/>
            </w:rPr>
          </w:rPrChange>
        </w:rPr>
        <w:t>Iteración 6</w:t>
      </w:r>
    </w:p>
    <w:p w14:paraId="367E7CE9" w14:textId="77777777" w:rsidR="00785513" w:rsidRDefault="00785513" w:rsidP="00785513">
      <w:r>
        <w:t xml:space="preserve">La iteración comienza con el diseño e implementación del </w:t>
      </w:r>
      <w:proofErr w:type="spellStart"/>
      <w:r>
        <w:t>dashboard</w:t>
      </w:r>
      <w:proofErr w:type="spellEnd"/>
      <w:r>
        <w:t xml:space="preserve"> de </w:t>
      </w:r>
      <w:proofErr w:type="spellStart"/>
      <w:r>
        <w:t>Kibana</w:t>
      </w:r>
      <w:proofErr w:type="spellEnd"/>
      <w:r>
        <w:t xml:space="preserve">. En esta etapa, se define la estructura y el diseño del </w:t>
      </w:r>
      <w:proofErr w:type="spellStart"/>
      <w:r>
        <w:t>dashboard</w:t>
      </w:r>
      <w:proofErr w:type="spellEnd"/>
      <w:r>
        <w:t xml:space="preserve"> para visualizar los datos recopilados y analizados. Se consideran los requisitos y necesidades del equipo de desarrollo y operaciones para crear un </w:t>
      </w:r>
      <w:proofErr w:type="spellStart"/>
      <w:r>
        <w:t>dashboard</w:t>
      </w:r>
      <w:proofErr w:type="spellEnd"/>
      <w:r>
        <w:t xml:space="preserve"> intuitivo y eficiente.</w:t>
      </w:r>
    </w:p>
    <w:p w14:paraId="2D8ACC37" w14:textId="77777777" w:rsidR="00785513" w:rsidRDefault="00785513" w:rsidP="00785513">
      <w:r>
        <w:t xml:space="preserve">A continuación, se procede al despliegue automático de Jenkins utilizando </w:t>
      </w:r>
      <w:proofErr w:type="spellStart"/>
      <w:r>
        <w:t>Vagrant</w:t>
      </w:r>
      <w:proofErr w:type="spellEnd"/>
      <w:r>
        <w:t>. Se configuran los archivos de configuración necesarios y se automatiza el proceso de instalación y configuración de Jenkins en un entorno virtualizado. Esto permite tener un entorno de desarrollo consistente y reproducible, listo para su uso inmediato.</w:t>
      </w:r>
    </w:p>
    <w:p w14:paraId="40C91E17" w14:textId="77777777" w:rsidR="00785513" w:rsidRDefault="00785513" w:rsidP="00785513">
      <w:r>
        <w:t>Una vez que Jenkins está en funcionamiento, se procede al desarrollo del pipeline en Jenkins. Se define un flujo de trabajo que incluye las etapas necesarias para desplegar los dispositivos automáticamente. Esto implica configurar la integración continua y las pruebas necesarias para garantizar que el código de los dispositivos se despliegue de manera confiable y eficiente en respuesta a los cambios realizados en el repositorio del proyecto.</w:t>
      </w:r>
    </w:p>
    <w:p w14:paraId="7E943676" w14:textId="77777777" w:rsidR="00785513" w:rsidRDefault="00785513" w:rsidP="00785513">
      <w:r>
        <w:t xml:space="preserve">Además de lo mencionado anteriormente, también se </w:t>
      </w:r>
      <w:proofErr w:type="spellStart"/>
      <w:r>
        <w:t>incluira</w:t>
      </w:r>
      <w:proofErr w:type="spellEnd"/>
      <w:r>
        <w:t xml:space="preserve"> la instalación del </w:t>
      </w:r>
      <w:proofErr w:type="spellStart"/>
      <w:r>
        <w:t>dashboard</w:t>
      </w:r>
      <w:proofErr w:type="spellEnd"/>
      <w:r>
        <w:t xml:space="preserve"> de </w:t>
      </w:r>
      <w:proofErr w:type="spellStart"/>
      <w:r>
        <w:t>Kubernetes</w:t>
      </w:r>
      <w:proofErr w:type="spellEnd"/>
      <w:r>
        <w:t xml:space="preserve"> sobre el clúster K3S en la iteración de la metodología iterativa incremental.</w:t>
      </w:r>
    </w:p>
    <w:p w14:paraId="16FA5278" w14:textId="77777777" w:rsidR="00785513" w:rsidRDefault="00785513" w:rsidP="00785513">
      <w:r>
        <w:t xml:space="preserve">Se procederá a la instalación y configuración del </w:t>
      </w:r>
      <w:proofErr w:type="spellStart"/>
      <w:r>
        <w:t>dashboard</w:t>
      </w:r>
      <w:proofErr w:type="spellEnd"/>
      <w:r>
        <w:t xml:space="preserve"> de </w:t>
      </w:r>
      <w:proofErr w:type="spellStart"/>
      <w:r>
        <w:t>Kubernetes</w:t>
      </w:r>
      <w:proofErr w:type="spellEnd"/>
      <w:r>
        <w:t xml:space="preserve">, que permite visualizar y administrar los recursos del clúster de forma gráfica. Se utilizan los archivos de configuración y los comandos necesarios para desplegar el </w:t>
      </w:r>
      <w:proofErr w:type="spellStart"/>
      <w:r>
        <w:t>dashboard</w:t>
      </w:r>
      <w:proofErr w:type="spellEnd"/>
      <w:r>
        <w:t xml:space="preserve"> en el clúster K3S.</w:t>
      </w:r>
    </w:p>
    <w:p w14:paraId="1C3A73FA" w14:textId="77777777" w:rsidR="00785513" w:rsidRDefault="00785513" w:rsidP="00785513">
      <w:r w:rsidRPr="000F1761">
        <w:t xml:space="preserve">Con el </w:t>
      </w:r>
      <w:proofErr w:type="spellStart"/>
      <w:r w:rsidRPr="000F1761">
        <w:t>dashboard</w:t>
      </w:r>
      <w:proofErr w:type="spellEnd"/>
      <w:r w:rsidRPr="000F1761">
        <w:t xml:space="preserve"> de </w:t>
      </w:r>
      <w:proofErr w:type="spellStart"/>
      <w:r w:rsidRPr="000F1761">
        <w:t>Kubernetes</w:t>
      </w:r>
      <w:proofErr w:type="spellEnd"/>
      <w:r w:rsidRPr="000F1761">
        <w:t xml:space="preserve"> en funcionamiento, se logra una mayor visibilidad y control sobre el clúster K3S y los dispositivos </w:t>
      </w:r>
      <w:proofErr w:type="spellStart"/>
      <w:r w:rsidRPr="000F1761">
        <w:t>IoT</w:t>
      </w:r>
      <w:proofErr w:type="spellEnd"/>
      <w:r w:rsidRPr="000F1761">
        <w:t xml:space="preserve"> desplegados en él. Esto permite monitorear el estado del clúster, realizar acciones administrativas y facilitar la gestión de los dispositivos en el contexto del desarrollo de soluciones </w:t>
      </w:r>
      <w:proofErr w:type="spellStart"/>
      <w:r w:rsidRPr="000F1761">
        <w:t>IoT</w:t>
      </w:r>
      <w:proofErr w:type="spellEnd"/>
      <w:r w:rsidRPr="000F1761">
        <w:t>.</w:t>
      </w:r>
    </w:p>
    <w:p w14:paraId="09800202" w14:textId="77777777" w:rsidR="00785513" w:rsidRPr="00E021D1" w:rsidRDefault="00785513" w:rsidP="00785513">
      <w:r>
        <w:t xml:space="preserve">Durante la iteración, se realizan pruebas y se ajustan los elementos desarrollados. Se recopilan comentarios y se realizan mejoras iterativas del proyecto, el despliegue automático de Jenkins y el pipeline de Jenkins. Al final de la iteración, se tiene un </w:t>
      </w:r>
      <w:proofErr w:type="spellStart"/>
      <w:r>
        <w:t>dashboard</w:t>
      </w:r>
      <w:proofErr w:type="spellEnd"/>
      <w:r>
        <w:t xml:space="preserve"> de </w:t>
      </w:r>
      <w:proofErr w:type="spellStart"/>
      <w:r>
        <w:t>Kibana</w:t>
      </w:r>
      <w:proofErr w:type="spellEnd"/>
      <w:r>
        <w:t xml:space="preserve"> funcional, un entorno Jenkins desplegado automáticamente, un </w:t>
      </w:r>
      <w:proofErr w:type="spellStart"/>
      <w:r>
        <w:t>dashboard</w:t>
      </w:r>
      <w:proofErr w:type="spellEnd"/>
      <w:r>
        <w:t xml:space="preserve"> de </w:t>
      </w:r>
      <w:proofErr w:type="spellStart"/>
      <w:r>
        <w:t>kubernetes</w:t>
      </w:r>
      <w:proofErr w:type="spellEnd"/>
      <w:r>
        <w:t xml:space="preserve"> y un pipeline configurado que permite el despliegue automatizado de los dispositivos.</w:t>
      </w:r>
    </w:p>
    <w:p w14:paraId="0ED9C572" w14:textId="77777777" w:rsidR="00785513" w:rsidRPr="00785513" w:rsidRDefault="00785513">
      <w:pPr>
        <w:rPr>
          <w:b/>
          <w:bCs/>
          <w:rPrChange w:id="180" w:author="JESSICA DIAZ FERNANDEZ" w:date="2023-07-11T00:54:00Z">
            <w:rPr/>
          </w:rPrChange>
        </w:rPr>
        <w:pPrChange w:id="181" w:author="JESSICA DIAZ FERNANDEZ" w:date="2023-07-11T00:54:00Z">
          <w:pPr>
            <w:pStyle w:val="Ttulo4"/>
            <w:numPr>
              <w:ilvl w:val="2"/>
              <w:numId w:val="45"/>
            </w:numPr>
            <w:ind w:left="1080" w:hanging="720"/>
          </w:pPr>
        </w:pPrChange>
      </w:pPr>
      <w:r w:rsidRPr="00785513">
        <w:rPr>
          <w:b/>
          <w:bCs/>
          <w:i/>
          <w:iCs/>
          <w:rPrChange w:id="182" w:author="JESSICA DIAZ FERNANDEZ" w:date="2023-07-11T00:54:00Z">
            <w:rPr>
              <w:i w:val="0"/>
              <w:iCs w:val="0"/>
            </w:rPr>
          </w:rPrChange>
        </w:rPr>
        <w:t>Iteración 7</w:t>
      </w:r>
    </w:p>
    <w:p w14:paraId="4B4E2F4D" w14:textId="77777777" w:rsidR="00785513" w:rsidRDefault="00785513" w:rsidP="00785513">
      <w:r>
        <w:lastRenderedPageBreak/>
        <w:t xml:space="preserve">En esta última iteración, nos enfocaremos en dos actividades clave para finalizar el proyecto: pruebas </w:t>
      </w:r>
      <w:proofErr w:type="spellStart"/>
      <w:r>
        <w:t>End</w:t>
      </w:r>
      <w:proofErr w:type="spellEnd"/>
      <w:r>
        <w:t xml:space="preserve"> to </w:t>
      </w:r>
      <w:proofErr w:type="spellStart"/>
      <w:r>
        <w:t>End</w:t>
      </w:r>
      <w:proofErr w:type="spellEnd"/>
      <w:r>
        <w:t xml:space="preserve"> y documentación de la memoria del proyecto.</w:t>
      </w:r>
    </w:p>
    <w:p w14:paraId="11797D09" w14:textId="77777777" w:rsidR="00785513" w:rsidRDefault="00785513" w:rsidP="00785513">
      <w:r w:rsidRPr="002A7935">
        <w:t xml:space="preserve">En primer lugar, llevaremos a cabo pruebas </w:t>
      </w:r>
      <w:proofErr w:type="spellStart"/>
      <w:r w:rsidRPr="002A7935">
        <w:t>End</w:t>
      </w:r>
      <w:proofErr w:type="spellEnd"/>
      <w:r w:rsidRPr="002A7935">
        <w:t xml:space="preserve"> to </w:t>
      </w:r>
      <w:proofErr w:type="spellStart"/>
      <w:r w:rsidRPr="002A7935">
        <w:t>End</w:t>
      </w:r>
      <w:proofErr w:type="spellEnd"/>
      <w:r w:rsidRPr="002A7935">
        <w:t xml:space="preserve"> para validar el funcionamiento completo de nuestro sistema. Para ello, utilizaremos el comando "</w:t>
      </w:r>
      <w:proofErr w:type="spellStart"/>
      <w:r w:rsidRPr="002A7935">
        <w:t>vagrant</w:t>
      </w:r>
      <w:proofErr w:type="spellEnd"/>
      <w:r w:rsidRPr="002A7935">
        <w:t xml:space="preserve"> up" para levantar todas las máquinas virtuales y asegurarnos de que estén correctamente configuradas. Además, desplegaremos al menos tres dispositivos simulados mediante el escalado de replicas en K3S. Esto nos permitirá probar la interacción entre los dispositivos, </w:t>
      </w:r>
      <w:proofErr w:type="spellStart"/>
      <w:r w:rsidRPr="002A7935">
        <w:t>Mosquitto</w:t>
      </w:r>
      <w:proofErr w:type="spellEnd"/>
      <w:r w:rsidRPr="002A7935">
        <w:t xml:space="preserve">, </w:t>
      </w:r>
      <w:proofErr w:type="spellStart"/>
      <w:r w:rsidRPr="002A7935">
        <w:t>Filebeat</w:t>
      </w:r>
      <w:proofErr w:type="spellEnd"/>
      <w:r w:rsidRPr="002A7935">
        <w:t xml:space="preserve">, </w:t>
      </w:r>
      <w:proofErr w:type="spellStart"/>
      <w:r w:rsidRPr="002A7935">
        <w:t>Logstash</w:t>
      </w:r>
      <w:proofErr w:type="spellEnd"/>
      <w:r w:rsidRPr="002A7935">
        <w:t xml:space="preserve">, Elasticsearch y </w:t>
      </w:r>
      <w:proofErr w:type="spellStart"/>
      <w:r w:rsidRPr="002A7935">
        <w:t>Kibana</w:t>
      </w:r>
      <w:proofErr w:type="spellEnd"/>
      <w:r w:rsidRPr="002A7935">
        <w:t>, y verificar que los datos se transmitan de manera adecuada a través del flujo completo.</w:t>
      </w:r>
    </w:p>
    <w:p w14:paraId="7CBE707F" w14:textId="77777777" w:rsidR="00785513" w:rsidRPr="002A7935" w:rsidRDefault="00785513" w:rsidP="00785513">
      <w:r w:rsidRPr="002A7935">
        <w:t xml:space="preserve">Además, </w:t>
      </w:r>
      <w:r>
        <w:t>revisaremos</w:t>
      </w:r>
      <w:r w:rsidRPr="002A7935">
        <w:t xml:space="preserve"> la configuración de los índices en Elasticsearch, que definimos durante la creación del pipeline de </w:t>
      </w:r>
      <w:proofErr w:type="spellStart"/>
      <w:r w:rsidRPr="002A7935">
        <w:t>Logstash</w:t>
      </w:r>
      <w:proofErr w:type="spellEnd"/>
      <w:r w:rsidRPr="002A7935">
        <w:t xml:space="preserve">. Realizaremos consultas a estos índices para verificar que la información se almacena correctamente y está disponible para su posterior análisis en </w:t>
      </w:r>
      <w:proofErr w:type="spellStart"/>
      <w:r w:rsidRPr="002A7935">
        <w:t>Kibana</w:t>
      </w:r>
      <w:proofErr w:type="spellEnd"/>
      <w:r w:rsidRPr="002A7935">
        <w:t>.</w:t>
      </w:r>
    </w:p>
    <w:p w14:paraId="30EEBB1D" w14:textId="77777777" w:rsidR="00785513" w:rsidRPr="002A7935" w:rsidRDefault="00785513" w:rsidP="00785513">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2B71D223" w14:textId="21EF1201" w:rsidR="00785513" w:rsidRDefault="00785513" w:rsidP="00785513">
      <w:pPr>
        <w:jc w:val="left"/>
        <w:rPr>
          <w:rFonts w:asciiTheme="majorHAnsi" w:eastAsiaTheme="majorEastAsia" w:hAnsiTheme="majorHAnsi" w:cstheme="majorBidi"/>
          <w:color w:val="2F5496" w:themeColor="accent1" w:themeShade="BF"/>
          <w:sz w:val="26"/>
          <w:szCs w:val="26"/>
        </w:rPr>
      </w:pPr>
    </w:p>
    <w:p w14:paraId="119DDD09" w14:textId="2C081F59" w:rsidR="00785513" w:rsidRDefault="00785513" w:rsidP="003C5FCC">
      <w:pPr>
        <w:pStyle w:val="Ttulo3"/>
        <w:numPr>
          <w:ilvl w:val="1"/>
          <w:numId w:val="17"/>
        </w:numPr>
      </w:pPr>
      <w:bookmarkStart w:id="183" w:name="_Toc140005126"/>
      <w:r>
        <w:t>Estructura del documento</w:t>
      </w:r>
      <w:bookmarkEnd w:id="183"/>
    </w:p>
    <w:p w14:paraId="0BC267EA" w14:textId="77777777" w:rsidR="00785513" w:rsidRDefault="00785513" w:rsidP="00785513"/>
    <w:p w14:paraId="1F69B340" w14:textId="6F4989E9" w:rsidR="00785513" w:rsidRDefault="00785513" w:rsidP="00785513">
      <w:r>
        <w:t xml:space="preserve">El capítulo 2 presenta los fundamentos teóricos de este PFM. </w:t>
      </w:r>
    </w:p>
    <w:p w14:paraId="0A47F512" w14:textId="0FFD7273" w:rsidR="00785513" w:rsidRDefault="00785513" w:rsidP="00785513">
      <w:r>
        <w:t xml:space="preserve">El capítulo 3 describe la contribución de este trabajo, la arquitectura de la solución, decisiones de diseño, configuraciones de la “plataforma </w:t>
      </w:r>
      <w:proofErr w:type="spellStart"/>
      <w:r>
        <w:t>DevOpS</w:t>
      </w:r>
      <w:proofErr w:type="spellEnd"/>
      <w:r>
        <w:t xml:space="preserve">” desarrollada, y pruebas y validación. </w:t>
      </w:r>
    </w:p>
    <w:p w14:paraId="35C5F436" w14:textId="194241CF" w:rsidR="00785513" w:rsidRDefault="00785513" w:rsidP="00785513">
      <w:r>
        <w:t>El capítulo 4 presenta los resultados y discusión.</w:t>
      </w:r>
    </w:p>
    <w:p w14:paraId="7212509E" w14:textId="4B29C972" w:rsidR="00785513" w:rsidRPr="00785513" w:rsidRDefault="00785513" w:rsidP="00BE7C1E">
      <w:r>
        <w:t xml:space="preserve">El capítulo 5 presenta la conclusiones y líneas futuras.  </w:t>
      </w:r>
    </w:p>
    <w:p w14:paraId="3A89E184" w14:textId="77777777" w:rsidR="00785513" w:rsidRDefault="00785513" w:rsidP="001F30A9"/>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6615BB41" w14:textId="370892B5" w:rsidR="00BE7C1E" w:rsidRDefault="0022428F" w:rsidP="00BE7C1E">
      <w:pPr>
        <w:pStyle w:val="Ttulo2"/>
        <w:numPr>
          <w:ilvl w:val="0"/>
          <w:numId w:val="17"/>
        </w:numPr>
      </w:pPr>
      <w:bookmarkStart w:id="184" w:name="_Toc140005130"/>
      <w:r w:rsidRPr="00223A1A">
        <w:lastRenderedPageBreak/>
        <w:t>Fundamentos teóricos:</w:t>
      </w:r>
      <w:bookmarkEnd w:id="184"/>
    </w:p>
    <w:p w14:paraId="2D9152F1" w14:textId="77777777" w:rsidR="00BE7C1E" w:rsidRDefault="00BE7C1E" w:rsidP="00BE7C1E">
      <w:r>
        <w:t>La aplicación de enfoques como la virtualización, el uso de contenedores y la implementación de metodologías DevOps desempeñan un papel relevante en el campo de Internet de las cosas (</w:t>
      </w:r>
      <w:proofErr w:type="spellStart"/>
      <w:r>
        <w:t>IoT</w:t>
      </w:r>
      <w:proofErr w:type="spellEnd"/>
      <w:r>
        <w:t xml:space="preserve">). En un entorno de </w:t>
      </w:r>
      <w:proofErr w:type="spellStart"/>
      <w:r>
        <w:t>IoT</w:t>
      </w:r>
      <w:proofErr w:type="spellEnd"/>
      <w:r>
        <w:t xml:space="preserve">, donde la conectividad y la gestión de dispositivos distribuidos son fundamentales, estos enfoques proporcionan numerosos beneficios que impulsan la eficiencia y la escalabilidad del desarrollo de soluciones </w:t>
      </w:r>
      <w:proofErr w:type="spellStart"/>
      <w:r>
        <w:t>IoT</w:t>
      </w:r>
      <w:proofErr w:type="spellEnd"/>
      <w:r>
        <w:t xml:space="preserve"> [11</w:t>
      </w:r>
      <w:proofErr w:type="gramStart"/>
      <w:r>
        <w:t>] .</w:t>
      </w:r>
      <w:proofErr w:type="gramEnd"/>
      <w:r>
        <w:t xml:space="preserve"> </w:t>
      </w:r>
    </w:p>
    <w:p w14:paraId="3B27B8D9" w14:textId="77777777" w:rsidR="00BE7C1E" w:rsidRDefault="00BE7C1E" w:rsidP="00BE7C1E">
      <w:r>
        <w:t xml:space="preserve">La virtualización permite la creación de entornos aislados y reproducibles, lo que resulta especialmente valioso en el desarrollo de sistemas </w:t>
      </w:r>
      <w:proofErr w:type="spellStart"/>
      <w:r>
        <w:t>IoT</w:t>
      </w:r>
      <w:proofErr w:type="spellEnd"/>
      <w:r>
        <w:t xml:space="preserve">. Mediante el uso de herramientas como </w:t>
      </w:r>
      <w:proofErr w:type="spellStart"/>
      <w:r>
        <w:t>Vagrant</w:t>
      </w:r>
      <w:proofErr w:type="spellEnd"/>
      <w:r>
        <w:t xml:space="preserve">,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 [12]. </w:t>
      </w:r>
    </w:p>
    <w:p w14:paraId="7DEB39BD" w14:textId="77777777" w:rsidR="00BE7C1E" w:rsidRDefault="00BE7C1E" w:rsidP="00BE7C1E">
      <w:r>
        <w:t xml:space="preserve">El uso de contenedores, como los proporcionados por tecnologías como Docker, también tiene un impacto significativo en el desarrollo de soluciones </w:t>
      </w:r>
      <w:proofErr w:type="spellStart"/>
      <w:r>
        <w:t>IoT</w:t>
      </w:r>
      <w:proofErr w:type="spellEnd"/>
      <w:r>
        <w:t xml:space="preserve">. Los contenedores permiten la encapsulación de aplicaciones y sus dependencias en entidades ligeras y portátiles, lo que facilita su despliegue y ejecución en diferentes entornos. Al utilizar un cluster de k3s para desplegar contenedores que simulan dispositivos del Edge de </w:t>
      </w:r>
      <w:proofErr w:type="spellStart"/>
      <w:r>
        <w:t>IoT</w:t>
      </w:r>
      <w:proofErr w:type="spellEnd"/>
      <w:r>
        <w:t xml:space="preserve">, se logra una mayor flexibilidad y escalabilidad en el manejo de estos dispositivos virtuales. Esto permite una prueba más eficiente y precisa de las soluciones </w:t>
      </w:r>
      <w:proofErr w:type="spellStart"/>
      <w:r>
        <w:t>IoT</w:t>
      </w:r>
      <w:proofErr w:type="spellEnd"/>
      <w:r>
        <w:t xml:space="preserve">, así como la simulación de escenarios complejos y la evaluación de la interoperabilidad entre dispositivos [13]. </w:t>
      </w:r>
    </w:p>
    <w:p w14:paraId="441310DB" w14:textId="77777777" w:rsidR="00BE7C1E" w:rsidRDefault="00BE7C1E" w:rsidP="00BE7C1E">
      <w:r>
        <w:t xml:space="preserve">La aplicación de metodologías DevOps en el contexto de </w:t>
      </w:r>
      <w:proofErr w:type="spellStart"/>
      <w:r>
        <w:t>IoT</w:t>
      </w:r>
      <w:proofErr w:type="spellEnd"/>
      <w:r>
        <w:t xml:space="preserve"> también es esencial para abordar los desafíos específicos de este campo. DevOps fomenta la colaboración estrecha entre los equipos de desarrollo y operaciones, lo que se traduce en una entrega más rápida y confiable de soluciones </w:t>
      </w:r>
      <w:proofErr w:type="spellStart"/>
      <w:r>
        <w:t>IoT</w:t>
      </w:r>
      <w:proofErr w:type="spellEnd"/>
      <w:r>
        <w:t xml:space="preserve">.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w:t>
      </w:r>
      <w:proofErr w:type="spellStart"/>
      <w:r>
        <w:t>IoT</w:t>
      </w:r>
      <w:proofErr w:type="spellEnd"/>
      <w:r>
        <w:t xml:space="preserve">. </w:t>
      </w:r>
    </w:p>
    <w:p w14:paraId="2A7A6B84" w14:textId="77777777" w:rsidR="00BE7C1E" w:rsidRDefault="00BE7C1E" w:rsidP="00BE7C1E">
      <w:r>
        <w:t xml:space="preserve">La utilización de </w:t>
      </w:r>
      <w:proofErr w:type="spellStart"/>
      <w:r>
        <w:t>Mosquitto</w:t>
      </w:r>
      <w:proofErr w:type="spellEnd"/>
      <w:r>
        <w:t xml:space="preserve"> como un </w:t>
      </w:r>
      <w:proofErr w:type="spellStart"/>
      <w:r>
        <w:t>broker</w:t>
      </w:r>
      <w:proofErr w:type="spellEnd"/>
      <w:r>
        <w:t xml:space="preserve"> de mensajes MQTT para comunicar los dispositivos del Edge de </w:t>
      </w:r>
      <w:proofErr w:type="spellStart"/>
      <w:r>
        <w:t>IoT</w:t>
      </w:r>
      <w:proofErr w:type="spellEnd"/>
      <w:r>
        <w:t xml:space="preserve"> con el </w:t>
      </w:r>
      <w:proofErr w:type="spellStart"/>
      <w:r>
        <w:t>stack</w:t>
      </w:r>
      <w:proofErr w:type="spellEnd"/>
      <w:r>
        <w:t xml:space="preserve"> ELK ofrece una arquitectura flexible y desacoplada. Al separar la comunicación de los dispositivos y el procesamiento y almacenamiento de los datos en ELK, se logra una mayor escalabilidad y modularidad en el sistema. Esto permite la implementación de soluciones </w:t>
      </w:r>
      <w:proofErr w:type="spellStart"/>
      <w:r>
        <w:t>IoT</w:t>
      </w:r>
      <w:proofErr w:type="spellEnd"/>
      <w:r>
        <w:t xml:space="preserve"> a gran escala, así como la incorporación de nuevos dispositivos y servicios de forma independiente.</w:t>
      </w:r>
    </w:p>
    <w:p w14:paraId="357B6525" w14:textId="77777777" w:rsidR="00BE7C1E" w:rsidRDefault="00BE7C1E" w:rsidP="00BE7C1E">
      <w:r>
        <w:t xml:space="preserve">La adhesión de Jenkins al proyecto responde a la necesidad de implementación de estrategias de entrega continua, se utiliza dicha tecnología por su carácter abierto respecto a otras de la competencia como pueden ser; Azure DevOps, </w:t>
      </w:r>
      <w:proofErr w:type="spellStart"/>
      <w:r>
        <w:t>Github</w:t>
      </w:r>
      <w:proofErr w:type="spellEnd"/>
      <w:r>
        <w:t xml:space="preserve"> </w:t>
      </w:r>
      <w:proofErr w:type="spellStart"/>
      <w:r>
        <w:t>Actions</w:t>
      </w:r>
      <w:proofErr w:type="spellEnd"/>
      <w:r>
        <w:t xml:space="preserve">, etc. </w:t>
      </w:r>
    </w:p>
    <w:p w14:paraId="05DCD973" w14:textId="4465F768" w:rsidR="00BE7C1E" w:rsidRPr="00BE7C1E" w:rsidRDefault="00BE7C1E" w:rsidP="00BE7C1E">
      <w:r>
        <w:t xml:space="preserve">A </w:t>
      </w:r>
      <w:proofErr w:type="gramStart"/>
      <w:r>
        <w:t>continuación</w:t>
      </w:r>
      <w:proofErr w:type="gramEnd"/>
      <w:r>
        <w:t xml:space="preserve"> veremos en detalle cada uno de estos conceptos y tecnologías.</w:t>
      </w:r>
    </w:p>
    <w:p w14:paraId="167C4A72" w14:textId="13D52AC5" w:rsidR="0022428F" w:rsidRDefault="0022428F" w:rsidP="003C5FCC">
      <w:pPr>
        <w:pStyle w:val="Ttulo3"/>
        <w:numPr>
          <w:ilvl w:val="1"/>
          <w:numId w:val="17"/>
        </w:numPr>
      </w:pPr>
      <w:bookmarkStart w:id="185" w:name="_Toc140005131"/>
      <w:proofErr w:type="spellStart"/>
      <w:r w:rsidRPr="00223A1A">
        <w:lastRenderedPageBreak/>
        <w:t>IoT</w:t>
      </w:r>
      <w:bookmarkEnd w:id="185"/>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p>
    <w:p w14:paraId="3940B754" w14:textId="392CE9B7" w:rsidR="0022428F" w:rsidRDefault="0022428F" w:rsidP="0022428F">
      <w:r>
        <w:t xml:space="preserve">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o Internet de las cosas (en inglés, Internet of </w:t>
      </w:r>
      <w:proofErr w:type="spellStart"/>
      <w:r>
        <w:t>Things</w:t>
      </w:r>
      <w:proofErr w:type="spellEnd"/>
      <w:r>
        <w:t>),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ins w:id="186" w:author="Alfonso Díez Ramírez" w:date="2023-07-11T13:25:00Z">
        <w:r w:rsidR="00B72764" w:rsidRPr="00B72764">
          <w:t xml:space="preserve"> </w:t>
        </w:r>
      </w:ins>
      <w:moveToRangeStart w:id="187" w:author="Alfonso Díez Ramírez" w:date="2023-07-11T13:25:00Z" w:name="move139974342"/>
      <w:sdt>
        <w:sdtPr>
          <w:id w:val="-1307079909"/>
          <w:citation/>
        </w:sdtPr>
        <w:sdtContent>
          <w:moveTo w:id="188" w:author="Alfonso Díez Ramírez" w:date="2023-07-11T13:25:00Z">
            <w:r w:rsidR="00B72764">
              <w:fldChar w:fldCharType="begin"/>
            </w:r>
            <w:r w:rsidR="00B72764">
              <w:instrText xml:space="preserve"> CITATION Atz10 \l 3082 </w:instrText>
            </w:r>
            <w:r w:rsidR="00B72764">
              <w:fldChar w:fldCharType="separate"/>
            </w:r>
          </w:moveTo>
          <w:r w:rsidR="00765D72" w:rsidRPr="00765D72">
            <w:rPr>
              <w:noProof/>
            </w:rPr>
            <w:t>[11]</w:t>
          </w:r>
          <w:moveTo w:id="189" w:author="Alfonso Díez Ramírez" w:date="2023-07-11T13:25:00Z">
            <w:r w:rsidR="00B72764">
              <w:fldChar w:fldCharType="end"/>
            </w:r>
          </w:moveTo>
        </w:sdtContent>
      </w:sdt>
      <w:moveToRangeEnd w:id="187"/>
      <w:r>
        <w:t>.</w:t>
      </w:r>
      <w:r w:rsidR="00520514">
        <w:t xml:space="preserve"> </w:t>
      </w:r>
      <w:moveFromRangeStart w:id="190" w:author="Alfonso Díez Ramírez" w:date="2023-07-11T13:25:00Z" w:name="move139974342"/>
      <w:sdt>
        <w:sdtPr>
          <w:id w:val="732054867"/>
          <w:citation/>
        </w:sdtPr>
        <w:sdtContent>
          <w:moveFrom w:id="191" w:author="Alfonso Díez Ramírez" w:date="2023-07-11T13:25:00Z">
            <w:r w:rsidR="00520514" w:rsidDel="00B72764">
              <w:fldChar w:fldCharType="begin"/>
            </w:r>
            <w:r w:rsidR="00520514" w:rsidDel="00B72764">
              <w:instrText xml:space="preserve"> CITATION Atz10 \l 3082 </w:instrText>
            </w:r>
            <w:r w:rsidR="00520514" w:rsidDel="00B72764">
              <w:fldChar w:fldCharType="separate"/>
            </w:r>
            <w:r w:rsidR="00D64F19" w:rsidRPr="00D64F19" w:rsidDel="00B72764">
              <w:rPr>
                <w:noProof/>
              </w:rPr>
              <w:t>[14]</w:t>
            </w:r>
            <w:r w:rsidR="00520514" w:rsidDel="00B72764">
              <w:fldChar w:fldCharType="end"/>
            </w:r>
          </w:moveFrom>
        </w:sdtContent>
      </w:sdt>
      <w:moveFromRangeEnd w:id="190"/>
    </w:p>
    <w:p w14:paraId="02C5F48A" w14:textId="33579D26" w:rsidR="0022428F" w:rsidRDefault="0022428F" w:rsidP="0022428F">
      <w:r>
        <w:t xml:space="preserve">El objetivo principal del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41D16A7F" w:rsidR="0022428F" w:rsidRPr="00B35870" w:rsidRDefault="0022428F" w:rsidP="0022428F">
      <w:pPr>
        <w:rPr>
          <w:rPrChange w:id="192" w:author="Alfonso Díez Ramírez" w:date="2023-07-11T11:22:00Z">
            <w:rPr>
              <w:lang w:val="en-GB"/>
            </w:rPr>
          </w:rPrChange>
        </w:rPr>
      </w:pPr>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ins w:id="193" w:author="Alfonso Díez Ramírez" w:date="2023-07-11T13:25:00Z">
        <w:r w:rsidR="00B72764" w:rsidRPr="00B72764">
          <w:t xml:space="preserve"> </w:t>
        </w:r>
      </w:ins>
      <w:moveToRangeStart w:id="194" w:author="Alfonso Díez Ramírez" w:date="2023-07-11T13:25:00Z" w:name="move139974345"/>
      <w:sdt>
        <w:sdtPr>
          <w:id w:val="-604732554"/>
          <w:citation/>
        </w:sdtPr>
        <w:sdtContent>
          <w:moveTo w:id="195" w:author="Alfonso Díez Ramírez" w:date="2023-07-11T13:25:00Z">
            <w:r w:rsidR="00B72764">
              <w:fldChar w:fldCharType="begin"/>
            </w:r>
            <w:r w:rsidR="00B72764">
              <w:instrText xml:space="preserve"> CITATION Gub13 \l 3082 </w:instrText>
            </w:r>
            <w:r w:rsidR="00B72764">
              <w:fldChar w:fldCharType="separate"/>
            </w:r>
          </w:moveTo>
          <w:r w:rsidR="00765D72" w:rsidRPr="00765D72">
            <w:rPr>
              <w:noProof/>
            </w:rPr>
            <w:t>[12]</w:t>
          </w:r>
          <w:moveTo w:id="196" w:author="Alfonso Díez Ramírez" w:date="2023-07-11T13:25:00Z">
            <w:r w:rsidR="00B72764">
              <w:fldChar w:fldCharType="end"/>
            </w:r>
          </w:moveTo>
        </w:sdtContent>
      </w:sdt>
      <w:moveToRangeEnd w:id="194"/>
      <w:r>
        <w:t>.</w:t>
      </w:r>
      <w:moveFromRangeStart w:id="197" w:author="Alfonso Díez Ramírez" w:date="2023-07-11T13:25:00Z" w:name="move139974345"/>
      <w:sdt>
        <w:sdtPr>
          <w:id w:val="1949117743"/>
          <w:citation/>
        </w:sdtPr>
        <w:sdtContent>
          <w:moveFrom w:id="198" w:author="Alfonso Díez Ramírez" w:date="2023-07-11T13:25:00Z">
            <w:r w:rsidR="00520514" w:rsidDel="00B72764">
              <w:fldChar w:fldCharType="begin"/>
            </w:r>
            <w:r w:rsidR="00520514" w:rsidDel="00B72764">
              <w:instrText xml:space="preserve"> CITATION Gub13 \l 3082 </w:instrText>
            </w:r>
            <w:r w:rsidR="00520514" w:rsidDel="00B72764">
              <w:fldChar w:fldCharType="separate"/>
            </w:r>
            <w:r w:rsidR="00D64F19" w:rsidDel="00B72764">
              <w:rPr>
                <w:noProof/>
              </w:rPr>
              <w:t xml:space="preserve"> </w:t>
            </w:r>
            <w:r w:rsidR="00D64F19" w:rsidRPr="00D64F19" w:rsidDel="00B72764">
              <w:rPr>
                <w:noProof/>
              </w:rPr>
              <w:t>[15]</w:t>
            </w:r>
            <w:r w:rsidR="00520514" w:rsidDel="00B72764">
              <w:fldChar w:fldCharType="end"/>
            </w:r>
          </w:moveFrom>
        </w:sdtContent>
      </w:sdt>
      <w:moveFromRangeEnd w:id="197"/>
    </w:p>
    <w:p w14:paraId="4691C1FF" w14:textId="29122BF1" w:rsidR="0022428F" w:rsidRDefault="0022428F" w:rsidP="0022428F">
      <w:r>
        <w:t xml:space="preserve">Sin embargo, 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también plantea desafíos en términos de privacidad, seguridad y escalabilidad. Dado que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requiere soluciones de almacenamiento y análisis eficientes y escalables</w:t>
      </w:r>
      <w:ins w:id="199" w:author="Alfonso Díez Ramírez" w:date="2023-07-11T13:25:00Z">
        <w:r w:rsidR="00B72764" w:rsidRPr="00B72764">
          <w:t xml:space="preserve"> </w:t>
        </w:r>
      </w:ins>
      <w:moveToRangeStart w:id="200" w:author="Alfonso Díez Ramírez" w:date="2023-07-11T13:25:00Z" w:name="move139974349"/>
      <w:sdt>
        <w:sdtPr>
          <w:id w:val="1616171845"/>
          <w:citation/>
        </w:sdtPr>
        <w:sdtContent>
          <w:moveTo w:id="201" w:author="Alfonso Díez Ramírez" w:date="2023-07-11T13:25:00Z">
            <w:r w:rsidR="00B72764">
              <w:fldChar w:fldCharType="begin"/>
            </w:r>
            <w:r w:rsidR="00B72764">
              <w:instrText xml:space="preserve"> CITATION Emn23 \l 3082 </w:instrText>
            </w:r>
            <w:r w:rsidR="00B72764">
              <w:fldChar w:fldCharType="separate"/>
            </w:r>
          </w:moveTo>
          <w:r w:rsidR="00765D72" w:rsidRPr="00765D72">
            <w:rPr>
              <w:noProof/>
            </w:rPr>
            <w:t>[13]</w:t>
          </w:r>
          <w:moveTo w:id="202" w:author="Alfonso Díez Ramírez" w:date="2023-07-11T13:25:00Z">
            <w:r w:rsidR="00B72764">
              <w:fldChar w:fldCharType="end"/>
            </w:r>
          </w:moveTo>
        </w:sdtContent>
      </w:sdt>
      <w:moveToRangeEnd w:id="200"/>
      <w:r>
        <w:t>.</w:t>
      </w:r>
      <w:moveFromRangeStart w:id="203" w:author="Alfonso Díez Ramírez" w:date="2023-07-11T13:25:00Z" w:name="move139974349"/>
      <w:sdt>
        <w:sdtPr>
          <w:id w:val="989680519"/>
          <w:citation/>
        </w:sdtPr>
        <w:sdtContent>
          <w:moveFrom w:id="204" w:author="Alfonso Díez Ramírez" w:date="2023-07-11T13:25:00Z">
            <w:r w:rsidR="00246FCA" w:rsidDel="00B72764">
              <w:fldChar w:fldCharType="begin"/>
            </w:r>
            <w:r w:rsidR="00246FCA" w:rsidDel="00B72764">
              <w:instrText xml:space="preserve"> CITATION Emn23 \l 3082 </w:instrText>
            </w:r>
            <w:r w:rsidR="00246FCA" w:rsidDel="00B72764">
              <w:fldChar w:fldCharType="separate"/>
            </w:r>
            <w:r w:rsidR="00D64F19" w:rsidDel="00B72764">
              <w:rPr>
                <w:noProof/>
              </w:rPr>
              <w:t xml:space="preserve"> </w:t>
            </w:r>
            <w:r w:rsidR="00D64F19" w:rsidRPr="00D64F19" w:rsidDel="00B72764">
              <w:rPr>
                <w:noProof/>
              </w:rPr>
              <w:t>[16]</w:t>
            </w:r>
            <w:r w:rsidR="00246FCA" w:rsidDel="00B72764">
              <w:fldChar w:fldCharType="end"/>
            </w:r>
          </w:moveFrom>
        </w:sdtContent>
      </w:sdt>
      <w:moveFromRangeEnd w:id="203"/>
    </w:p>
    <w:p w14:paraId="298F46FB" w14:textId="2C2A2221" w:rsidR="00C85A01" w:rsidRDefault="00C85A01" w:rsidP="003C5FCC">
      <w:pPr>
        <w:pStyle w:val="Ttulo4"/>
        <w:numPr>
          <w:ilvl w:val="2"/>
          <w:numId w:val="17"/>
        </w:numPr>
      </w:pPr>
      <w:commentRangeStart w:id="205"/>
      <w:commentRangeStart w:id="206"/>
      <w:r>
        <w:t>Cloud Computing</w:t>
      </w:r>
      <w:commentRangeEnd w:id="205"/>
      <w:r w:rsidR="00BB6994">
        <w:rPr>
          <w:rStyle w:val="Refdecomentario"/>
          <w:rFonts w:asciiTheme="minorHAnsi" w:eastAsiaTheme="minorHAnsi" w:hAnsiTheme="minorHAnsi" w:cstheme="minorBidi"/>
          <w:color w:val="auto"/>
        </w:rPr>
        <w:commentReference w:id="205"/>
      </w:r>
      <w:commentRangeEnd w:id="206"/>
      <w:r w:rsidR="003C5FCC">
        <w:rPr>
          <w:rStyle w:val="Refdecomentario"/>
          <w:rFonts w:asciiTheme="minorHAnsi" w:eastAsiaTheme="minorHAnsi" w:hAnsiTheme="minorHAnsi" w:cstheme="minorBidi"/>
          <w:i w:val="0"/>
          <w:iCs w:val="0"/>
          <w:color w:val="auto"/>
        </w:rPr>
        <w:commentReference w:id="206"/>
      </w:r>
      <w:r w:rsidR="00BE7C1E">
        <w:t xml:space="preserve"> en el ámbito de </w:t>
      </w:r>
      <w:proofErr w:type="spellStart"/>
      <w:r w:rsidR="00BE7C1E">
        <w:t>IoT</w:t>
      </w:r>
      <w:proofErr w:type="spellEnd"/>
    </w:p>
    <w:p w14:paraId="627E71D3" w14:textId="795867F2" w:rsidR="00C85A01" w:rsidRPr="00B35870" w:rsidRDefault="00C85A01" w:rsidP="00C85A01">
      <w:pPr>
        <w:rPr>
          <w:rPrChange w:id="207" w:author="Alfonso Díez Ramírez" w:date="2023-07-11T11:22:00Z">
            <w:rPr>
              <w:lang w:val="en-GB"/>
            </w:rPr>
          </w:rPrChange>
        </w:rPr>
      </w:pPr>
      <w:r>
        <w:t xml:space="preserve">El Cloud </w:t>
      </w:r>
      <w:proofErr w:type="spellStart"/>
      <w:r>
        <w:t>computing</w:t>
      </w:r>
      <w:proofErr w:type="spellEnd"/>
      <w:r>
        <w:t xml:space="preserve"> en </w:t>
      </w:r>
      <w:proofErr w:type="spellStart"/>
      <w:r>
        <w:t>IoT</w:t>
      </w:r>
      <w:proofErr w:type="spellEnd"/>
      <w:r>
        <w:t xml:space="preserve"> es un modelo en el que los dispositivos </w:t>
      </w:r>
      <w:proofErr w:type="spellStart"/>
      <w:r>
        <w:t>IoT</w:t>
      </w:r>
      <w:proofErr w:type="spellEnd"/>
      <w:r>
        <w:t xml:space="preserve"> utilizan recursos y servicios en la nube para almacenar, procesar y analizar datos. En lugar de realizar todo el procesamiento localmente, los dispositivos </w:t>
      </w:r>
      <w:proofErr w:type="spellStart"/>
      <w:r>
        <w:t>IoT</w:t>
      </w:r>
      <w:proofErr w:type="spellEnd"/>
      <w:r>
        <w:t xml:space="preserve"> se conectan a la nube para acceder a una infraestructura escalable y flexible</w:t>
      </w:r>
      <w:ins w:id="208" w:author="Alfonso Díez Ramírez" w:date="2023-07-11T13:25:00Z">
        <w:r w:rsidR="00B72764" w:rsidRPr="00B72764">
          <w:t xml:space="preserve"> </w:t>
        </w:r>
      </w:ins>
      <w:moveToRangeStart w:id="209" w:author="Alfonso Díez Ramírez" w:date="2023-07-11T13:25:00Z" w:name="move139974354"/>
      <w:sdt>
        <w:sdtPr>
          <w:id w:val="325171572"/>
          <w:citation/>
        </w:sdtPr>
        <w:sdtContent>
          <w:moveTo w:id="210" w:author="Alfonso Díez Ramírez" w:date="2023-07-11T13:25:00Z">
            <w:r w:rsidR="00B72764">
              <w:fldChar w:fldCharType="begin"/>
            </w:r>
            <w:r w:rsidR="00B72764">
              <w:instrText xml:space="preserve"> CITATION MAa14 \l 3082 </w:instrText>
            </w:r>
            <w:r w:rsidR="00B72764">
              <w:fldChar w:fldCharType="separate"/>
            </w:r>
          </w:moveTo>
          <w:r w:rsidR="00765D72" w:rsidRPr="00765D72">
            <w:rPr>
              <w:noProof/>
            </w:rPr>
            <w:t>[14]</w:t>
          </w:r>
          <w:moveTo w:id="211" w:author="Alfonso Díez Ramírez" w:date="2023-07-11T13:25:00Z">
            <w:r w:rsidR="00B72764">
              <w:fldChar w:fldCharType="end"/>
            </w:r>
          </w:moveTo>
        </w:sdtContent>
      </w:sdt>
      <w:moveToRangeEnd w:id="209"/>
      <w:r>
        <w:t>.</w:t>
      </w:r>
      <w:r w:rsidR="007E02B6">
        <w:t xml:space="preserve"> </w:t>
      </w:r>
      <w:moveFromRangeStart w:id="212" w:author="Alfonso Díez Ramírez" w:date="2023-07-11T13:25:00Z" w:name="move139974354"/>
      <w:sdt>
        <w:sdtPr>
          <w:id w:val="-2075884171"/>
          <w:citation/>
        </w:sdtPr>
        <w:sdtContent>
          <w:moveFrom w:id="213" w:author="Alfonso Díez Ramírez" w:date="2023-07-11T13:25:00Z">
            <w:r w:rsidR="007E02B6" w:rsidDel="00B72764">
              <w:fldChar w:fldCharType="begin"/>
            </w:r>
            <w:r w:rsidR="007E02B6" w:rsidDel="00B72764">
              <w:instrText xml:space="preserve"> CITATION MAa14 \l 3082 </w:instrText>
            </w:r>
            <w:r w:rsidR="007E02B6" w:rsidDel="00B72764">
              <w:fldChar w:fldCharType="separate"/>
            </w:r>
            <w:r w:rsidR="00D64F19" w:rsidRPr="00D64F19" w:rsidDel="00B72764">
              <w:rPr>
                <w:noProof/>
              </w:rPr>
              <w:t>[17]</w:t>
            </w:r>
            <w:r w:rsidR="007E02B6" w:rsidDel="00B72764">
              <w:fldChar w:fldCharType="end"/>
            </w:r>
          </w:moveFrom>
        </w:sdtContent>
      </w:sdt>
      <w:moveFromRangeEnd w:id="212"/>
    </w:p>
    <w:p w14:paraId="1615130C" w14:textId="0EE95B86" w:rsidR="00C85A01" w:rsidRDefault="00C85A01" w:rsidP="00C85A01">
      <w:r>
        <w:t xml:space="preserve">En este modelo, los datos generados por los dispositivos </w:t>
      </w:r>
      <w:proofErr w:type="spellStart"/>
      <w:r>
        <w:t>IoT</w:t>
      </w:r>
      <w:proofErr w:type="spellEnd"/>
      <w:r>
        <w:t xml:space="preserve">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w:t>
      </w:r>
      <w:proofErr w:type="spellStart"/>
      <w:r>
        <w:t>computing</w:t>
      </w:r>
      <w:proofErr w:type="spellEnd"/>
      <w:r>
        <w:t xml:space="preserve"> para </w:t>
      </w:r>
      <w:proofErr w:type="spellStart"/>
      <w:r>
        <w:t>IoT</w:t>
      </w:r>
      <w:proofErr w:type="spellEnd"/>
      <w:r>
        <w:t xml:space="preserve"> ofrece numerosas ventajas, como la capacidad de escalar rápidamente los recursos según las necesidades, reducir la carga de procesamiento en los dispositivos </w:t>
      </w:r>
      <w:proofErr w:type="spellStart"/>
      <w:r>
        <w:t>IoT</w:t>
      </w:r>
      <w:proofErr w:type="spellEnd"/>
      <w:r>
        <w:t xml:space="preserve">, facilitar la implementación y actualización de aplicaciones, y permitir una colaboración y acceso remoto más eficientes. Sin embargo, también implica consideraciones de seguridad y privacidad de los datos, así como dependencia de la </w:t>
      </w:r>
      <w:r>
        <w:lastRenderedPageBreak/>
        <w:t xml:space="preserve">conectividad a Internet. En general, el Cloud </w:t>
      </w:r>
      <w:proofErr w:type="spellStart"/>
      <w:r>
        <w:t>computing</w:t>
      </w:r>
      <w:proofErr w:type="spellEnd"/>
      <w:r>
        <w:t xml:space="preserve"> es un componente clave en la arquitectura de </w:t>
      </w:r>
      <w:proofErr w:type="spellStart"/>
      <w:r>
        <w:t>IoT</w:t>
      </w:r>
      <w:proofErr w:type="spellEnd"/>
      <w:r>
        <w:t xml:space="preserve">, ya que permite aprovechar los beneficios de la nube para mejorar la capacidad de procesamiento y análisis de los dispositivos </w:t>
      </w:r>
      <w:proofErr w:type="spellStart"/>
      <w:r>
        <w:t>IoT</w:t>
      </w:r>
      <w:proofErr w:type="spellEnd"/>
      <w:r>
        <w:t>.</w:t>
      </w:r>
    </w:p>
    <w:p w14:paraId="1F660C4A" w14:textId="3DB03EE3" w:rsidR="00C85A01" w:rsidRDefault="00C85A01" w:rsidP="00704FC5">
      <w:pPr>
        <w:pStyle w:val="Ttulo4"/>
        <w:numPr>
          <w:ilvl w:val="2"/>
          <w:numId w:val="17"/>
        </w:numPr>
        <w:pPrChange w:id="214" w:author="Alfonso Díez Ramírez" w:date="2023-07-11T13:39:00Z">
          <w:pPr>
            <w:pStyle w:val="Ttulo3"/>
            <w:ind w:left="720"/>
          </w:pPr>
        </w:pPrChange>
      </w:pPr>
      <w:r>
        <w:t>Edge Computing</w:t>
      </w:r>
    </w:p>
    <w:p w14:paraId="4BA83AC1" w14:textId="5D10FA96" w:rsidR="00C85A01" w:rsidRDefault="00C85A01" w:rsidP="00C85A01">
      <w:r>
        <w:t xml:space="preserve">Edge </w:t>
      </w:r>
      <w:proofErr w:type="spellStart"/>
      <w:r>
        <w:t>computing</w:t>
      </w:r>
      <w:proofErr w:type="spellEnd"/>
      <w:r>
        <w:t xml:space="preserve">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w:t>
      </w:r>
      <w:proofErr w:type="spellStart"/>
      <w:r>
        <w:t>edge</w:t>
      </w:r>
      <w:proofErr w:type="spellEnd"/>
      <w:r>
        <w:t xml:space="preserve"> </w:t>
      </w:r>
      <w:proofErr w:type="spellStart"/>
      <w:r>
        <w:t>computing</w:t>
      </w:r>
      <w:proofErr w:type="spellEnd"/>
      <w:r>
        <w:t xml:space="preserve"> permite un procesamiento más rápido y una respuesta en tiempo real al minimizar la latencia y el ancho de banda utilizado</w:t>
      </w:r>
      <w:ins w:id="215" w:author="Alfonso Díez Ramírez" w:date="2023-07-11T13:25:00Z">
        <w:r w:rsidR="00B72764" w:rsidRPr="00B72764">
          <w:t xml:space="preserve"> </w:t>
        </w:r>
      </w:ins>
      <w:moveToRangeStart w:id="216" w:author="Alfonso Díez Ramírez" w:date="2023-07-11T13:25:00Z" w:name="move139974362"/>
      <w:sdt>
        <w:sdtPr>
          <w:id w:val="-1801517348"/>
          <w:citation/>
        </w:sdtPr>
        <w:sdtContent>
          <w:moveTo w:id="217" w:author="Alfonso Díez Ramírez" w:date="2023-07-11T13:25:00Z">
            <w:r w:rsidR="00B72764">
              <w:fldChar w:fldCharType="begin"/>
            </w:r>
            <w:r w:rsidR="00B72764">
              <w:instrText xml:space="preserve"> CITATION RLó22 \l 3082 </w:instrText>
            </w:r>
            <w:r w:rsidR="00B72764">
              <w:fldChar w:fldCharType="separate"/>
            </w:r>
          </w:moveTo>
          <w:r w:rsidR="00765D72" w:rsidRPr="00765D72">
            <w:rPr>
              <w:noProof/>
            </w:rPr>
            <w:t>[15]</w:t>
          </w:r>
          <w:moveTo w:id="218" w:author="Alfonso Díez Ramírez" w:date="2023-07-11T13:25:00Z">
            <w:r w:rsidR="00B72764">
              <w:fldChar w:fldCharType="end"/>
            </w:r>
          </w:moveTo>
        </w:sdtContent>
      </w:sdt>
      <w:moveToRangeEnd w:id="216"/>
      <w:r>
        <w:t>.</w:t>
      </w:r>
      <w:r w:rsidR="00597FBB">
        <w:t xml:space="preserve"> </w:t>
      </w:r>
      <w:moveFromRangeStart w:id="219" w:author="Alfonso Díez Ramírez" w:date="2023-07-11T13:25:00Z" w:name="move139974362"/>
      <w:sdt>
        <w:sdtPr>
          <w:id w:val="1753851339"/>
          <w:citation/>
        </w:sdtPr>
        <w:sdtContent>
          <w:moveFrom w:id="220" w:author="Alfonso Díez Ramírez" w:date="2023-07-11T13:25:00Z">
            <w:r w:rsidR="00597FBB" w:rsidDel="00B72764">
              <w:fldChar w:fldCharType="begin"/>
            </w:r>
            <w:r w:rsidR="00597FBB" w:rsidDel="00B72764">
              <w:instrText xml:space="preserve"> CITATION RLó22 \l 3082 </w:instrText>
            </w:r>
            <w:r w:rsidR="00597FBB" w:rsidDel="00B72764">
              <w:fldChar w:fldCharType="separate"/>
            </w:r>
            <w:r w:rsidR="00D64F19" w:rsidRPr="00D64F19" w:rsidDel="00B72764">
              <w:rPr>
                <w:noProof/>
              </w:rPr>
              <w:t>[18]</w:t>
            </w:r>
            <w:r w:rsidR="00597FBB" w:rsidDel="00B72764">
              <w:fldChar w:fldCharType="end"/>
            </w:r>
          </w:moveFrom>
        </w:sdtContent>
      </w:sdt>
      <w:moveFromRangeEnd w:id="219"/>
    </w:p>
    <w:p w14:paraId="0AC3117E" w14:textId="5CD9767D" w:rsidR="00C85A01" w:rsidRDefault="00C85A01" w:rsidP="00C85A01">
      <w:r>
        <w:t xml:space="preserve">En el </w:t>
      </w:r>
      <w:proofErr w:type="spellStart"/>
      <w:r>
        <w:t>edge</w:t>
      </w:r>
      <w:proofErr w:type="spellEnd"/>
      <w:r>
        <w:t xml:space="preserve"> </w:t>
      </w:r>
      <w:proofErr w:type="spellStart"/>
      <w:r>
        <w:t>computing</w:t>
      </w:r>
      <w:proofErr w:type="spellEnd"/>
      <w:r>
        <w:t xml:space="preserve">, los dispositivos en el borde de la red, como sensores, cámaras y dispositivos </w:t>
      </w:r>
      <w:proofErr w:type="spellStart"/>
      <w:r>
        <w:t>IoT</w:t>
      </w:r>
      <w:proofErr w:type="spellEnd"/>
      <w:r>
        <w:t xml:space="preserve">,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 xml:space="preserve">Además, el </w:t>
      </w:r>
      <w:proofErr w:type="spellStart"/>
      <w:r>
        <w:t>edge</w:t>
      </w:r>
      <w:proofErr w:type="spellEnd"/>
      <w:r>
        <w:t xml:space="preserve"> </w:t>
      </w:r>
      <w:proofErr w:type="spellStart"/>
      <w:r>
        <w:t>computing</w:t>
      </w:r>
      <w:proofErr w:type="spellEnd"/>
      <w:r>
        <w:t xml:space="preserve">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w:t>
      </w:r>
      <w:proofErr w:type="spellStart"/>
      <w:r>
        <w:t>edge</w:t>
      </w:r>
      <w:proofErr w:type="spellEnd"/>
      <w:r>
        <w:t xml:space="preserve"> </w:t>
      </w:r>
      <w:proofErr w:type="spellStart"/>
      <w:r>
        <w:t>computing</w:t>
      </w:r>
      <w:proofErr w:type="spellEnd"/>
      <w:r>
        <w:t xml:space="preserve">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8">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2826339D" w:rsidR="00592ECB" w:rsidRDefault="00592ECB" w:rsidP="00865622">
      <w:pPr>
        <w:pStyle w:val="Descripcin"/>
      </w:pPr>
      <w:bookmarkStart w:id="221" w:name="_Toc139582957"/>
      <w:r>
        <w:t xml:space="preserve">Ilustración </w:t>
      </w:r>
      <w:r w:rsidR="00000000">
        <w:fldChar w:fldCharType="begin"/>
      </w:r>
      <w:r w:rsidR="00000000">
        <w:instrText xml:space="preserve"> SEQ Ilustración \* ARABIC </w:instrText>
      </w:r>
      <w:r w:rsidR="00000000">
        <w:fldChar w:fldCharType="separate"/>
      </w:r>
      <w:r w:rsidR="0090119B">
        <w:rPr>
          <w:noProof/>
        </w:rPr>
        <w:t>2</w:t>
      </w:r>
      <w:r w:rsidR="00000000">
        <w:rPr>
          <w:noProof/>
        </w:rPr>
        <w:fldChar w:fldCharType="end"/>
      </w:r>
      <w:r>
        <w:t xml:space="preserve"> - Cloud Computing vs Edge </w:t>
      </w:r>
      <w:proofErr w:type="spellStart"/>
      <w:r>
        <w:t>computer</w:t>
      </w:r>
      <w:proofErr w:type="spellEnd"/>
      <w:r>
        <w:t xml:space="preserve"> de forma visual. [</w:t>
      </w:r>
      <w:hyperlink r:id="rId19" w:history="1">
        <w:r w:rsidRPr="00592ECB">
          <w:rPr>
            <w:rStyle w:val="Hipervnculo"/>
          </w:rPr>
          <w:t>Fuente</w:t>
        </w:r>
      </w:hyperlink>
      <w:r>
        <w:t>]</w:t>
      </w:r>
      <w:bookmarkEnd w:id="221"/>
    </w:p>
    <w:p w14:paraId="18A795B9" w14:textId="77777777" w:rsidR="00592ECB" w:rsidRPr="00C85A01" w:rsidRDefault="00592ECB" w:rsidP="00C85A01"/>
    <w:p w14:paraId="60CC2F46" w14:textId="40779B38" w:rsidR="0022428F" w:rsidRDefault="0022428F" w:rsidP="00704FC5">
      <w:pPr>
        <w:pStyle w:val="Ttulo3"/>
        <w:numPr>
          <w:ilvl w:val="1"/>
          <w:numId w:val="17"/>
        </w:numPr>
        <w:pPrChange w:id="222" w:author="Alfonso Díez Ramírez" w:date="2023-07-11T13:39:00Z">
          <w:pPr>
            <w:pStyle w:val="Ttulo3"/>
            <w:ind w:left="720"/>
          </w:pPr>
        </w:pPrChange>
      </w:pPr>
      <w:bookmarkStart w:id="223" w:name="_Toc140005132"/>
      <w:r>
        <w:lastRenderedPageBreak/>
        <w:t>DevOps</w:t>
      </w:r>
      <w:bookmarkEnd w:id="223"/>
    </w:p>
    <w:p w14:paraId="143E6FE4" w14:textId="7B9747A0" w:rsidR="0022428F" w:rsidRDefault="0022428F" w:rsidP="0022428F">
      <w:r>
        <w:t>DevOps es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w:t>
      </w:r>
      <w:proofErr w:type="spellStart"/>
      <w:r>
        <w:t>Ops</w:t>
      </w:r>
      <w:proofErr w:type="spellEnd"/>
      <w:r>
        <w:t>) en un enfoque integrado. Se basa en la colaboración estrecha y continua entre los equipos de desarrollo y operaciones con el objetivo de acelerar la entrega de software, mejorar la calidad y garantizar la estabilidad del sistema.</w:t>
      </w:r>
      <w:r w:rsidR="00850E8A">
        <w:t xml:space="preserve"> </w:t>
      </w:r>
    </w:p>
    <w:p w14:paraId="3A57410A" w14:textId="4F0E7AFE"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ins w:id="224" w:author="Alfonso Díez Ramírez" w:date="2023-07-11T13:25:00Z">
        <w:r w:rsidR="00B72764" w:rsidRPr="00B72764">
          <w:t xml:space="preserve"> </w:t>
        </w:r>
      </w:ins>
      <w:moveToRangeStart w:id="225" w:author="Alfonso Díez Ramírez" w:date="2023-07-11T13:25:00Z" w:name="move139974369"/>
      <w:sdt>
        <w:sdtPr>
          <w:id w:val="-1136874366"/>
          <w:citation/>
        </w:sdtPr>
        <w:sdtContent>
          <w:moveTo w:id="226" w:author="Alfonso Díez Ramírez" w:date="2023-07-11T13:25:00Z">
            <w:r w:rsidR="00B72764">
              <w:fldChar w:fldCharType="begin"/>
            </w:r>
            <w:r w:rsidR="00B72764">
              <w:instrText xml:space="preserve"> CITATION CEb16 \l 3082 </w:instrText>
            </w:r>
            <w:r w:rsidR="00B72764">
              <w:fldChar w:fldCharType="separate"/>
            </w:r>
          </w:moveTo>
          <w:r w:rsidR="00765D72" w:rsidRPr="00765D72">
            <w:rPr>
              <w:noProof/>
            </w:rPr>
            <w:t>[16]</w:t>
          </w:r>
          <w:moveTo w:id="227" w:author="Alfonso Díez Ramírez" w:date="2023-07-11T13:25:00Z">
            <w:r w:rsidR="00B72764">
              <w:fldChar w:fldCharType="end"/>
            </w:r>
          </w:moveTo>
        </w:sdtContent>
      </w:sdt>
      <w:moveToRangeEnd w:id="225"/>
      <w:r>
        <w:t>.</w:t>
      </w:r>
      <w:r w:rsidR="00850E8A">
        <w:t xml:space="preserve"> </w:t>
      </w:r>
      <w:moveFromRangeStart w:id="228" w:author="Alfonso Díez Ramírez" w:date="2023-07-11T13:25:00Z" w:name="move139974369"/>
      <w:sdt>
        <w:sdtPr>
          <w:id w:val="1079024009"/>
          <w:citation/>
        </w:sdtPr>
        <w:sdtContent>
          <w:moveFrom w:id="229" w:author="Alfonso Díez Ramírez" w:date="2023-07-11T13:25:00Z">
            <w:r w:rsidR="00850E8A" w:rsidDel="00B72764">
              <w:fldChar w:fldCharType="begin"/>
            </w:r>
            <w:r w:rsidR="00850E8A" w:rsidDel="00B72764">
              <w:instrText xml:space="preserve"> CITATION CEb16 \l 3082 </w:instrText>
            </w:r>
            <w:r w:rsidR="00850E8A" w:rsidDel="00B72764">
              <w:fldChar w:fldCharType="separate"/>
            </w:r>
            <w:r w:rsidR="00D64F19" w:rsidRPr="00D64F19" w:rsidDel="00B72764">
              <w:rPr>
                <w:noProof/>
              </w:rPr>
              <w:t>[19]</w:t>
            </w:r>
            <w:r w:rsidR="00850E8A" w:rsidDel="00B72764">
              <w:fldChar w:fldCharType="end"/>
            </w:r>
          </w:moveFrom>
        </w:sdtContent>
      </w:sdt>
      <w:moveFromRangeEnd w:id="228"/>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4EB0F7EB" w:rsidR="00824584" w:rsidRDefault="00824584" w:rsidP="00865622">
      <w:pPr>
        <w:pStyle w:val="Descripcin"/>
      </w:pPr>
      <w:bookmarkStart w:id="230" w:name="_Toc139582958"/>
      <w:r>
        <w:t xml:space="preserve">Ilustración </w:t>
      </w:r>
      <w:r w:rsidR="00000000">
        <w:fldChar w:fldCharType="begin"/>
      </w:r>
      <w:r w:rsidR="00000000">
        <w:instrText xml:space="preserve"> SEQ Ilustración \* ARABIC </w:instrText>
      </w:r>
      <w:r w:rsidR="00000000">
        <w:fldChar w:fldCharType="separate"/>
      </w:r>
      <w:r w:rsidR="0090119B">
        <w:rPr>
          <w:noProof/>
        </w:rPr>
        <w:t>3</w:t>
      </w:r>
      <w:r w:rsidR="00000000">
        <w:rPr>
          <w:noProof/>
        </w:rP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21" w:history="1">
        <w:r w:rsidR="009156A4" w:rsidRPr="009156A4">
          <w:rPr>
            <w:rStyle w:val="Hipervnculo"/>
            <w:noProof/>
          </w:rPr>
          <w:t>Fuente</w:t>
        </w:r>
      </w:hyperlink>
      <w:r w:rsidR="009156A4">
        <w:rPr>
          <w:noProof/>
        </w:rPr>
        <w:t>]</w:t>
      </w:r>
      <w:bookmarkEnd w:id="230"/>
    </w:p>
    <w:p w14:paraId="4066F3DA" w14:textId="227BE4E6" w:rsidR="0022428F" w:rsidRPr="00620E6C" w:rsidRDefault="0022428F" w:rsidP="0022428F">
      <w:r w:rsidRPr="00620E6C">
        <w:t>Los principios clave de DevOps incluyen</w:t>
      </w:r>
      <w:r w:rsidR="00395A7C" w:rsidRPr="00620E6C">
        <w:t xml:space="preserve"> </w:t>
      </w:r>
      <w:sdt>
        <w:sdtPr>
          <w:id w:val="1090509741"/>
          <w:citation/>
        </w:sdtPr>
        <w:sdtContent>
          <w:r w:rsidR="00395A7C">
            <w:fldChar w:fldCharType="begin"/>
          </w:r>
          <w:r w:rsidR="00395A7C" w:rsidRPr="00620E6C">
            <w:instrText xml:space="preserve"> CITATION Atl \l 3082 </w:instrText>
          </w:r>
          <w:r w:rsidR="00395A7C">
            <w:fldChar w:fldCharType="separate"/>
          </w:r>
          <w:r w:rsidR="00765D72" w:rsidRPr="00765D72">
            <w:rPr>
              <w:noProof/>
            </w:rPr>
            <w:t>[17]</w:t>
          </w:r>
          <w:r w:rsidR="00395A7C">
            <w:fldChar w:fldCharType="end"/>
          </w:r>
        </w:sdtContent>
      </w:sdt>
      <w:sdt>
        <w:sdtPr>
          <w:id w:val="639230117"/>
          <w:citation/>
        </w:sdtPr>
        <w:sdtContent>
          <w:r w:rsidR="009F5F46">
            <w:fldChar w:fldCharType="begin"/>
          </w:r>
          <w:r w:rsidR="009F5F46" w:rsidRPr="00620E6C">
            <w:instrText xml:space="preserve"> CITATION Vir15 \l 3082 </w:instrText>
          </w:r>
          <w:r w:rsidR="009F5F46">
            <w:fldChar w:fldCharType="separate"/>
          </w:r>
          <w:r w:rsidR="00765D72">
            <w:rPr>
              <w:noProof/>
            </w:rPr>
            <w:t xml:space="preserve"> </w:t>
          </w:r>
          <w:r w:rsidR="00765D72" w:rsidRPr="00765D72">
            <w:rPr>
              <w:noProof/>
            </w:rPr>
            <w:t>[18]</w:t>
          </w:r>
          <w:r w:rsidR="009F5F46">
            <w:fldChar w:fldCharType="end"/>
          </w:r>
        </w:sdtContent>
      </w:sdt>
      <w:sdt>
        <w:sdtPr>
          <w:id w:val="2089185230"/>
          <w:citation/>
        </w:sdtPr>
        <w:sdtContent>
          <w:r w:rsidR="009F5F46">
            <w:fldChar w:fldCharType="begin"/>
          </w:r>
          <w:r w:rsidR="009F5F46" w:rsidRPr="00620E6C">
            <w:instrText xml:space="preserve"> CITATION EKi16 \l 3082 </w:instrText>
          </w:r>
          <w:r w:rsidR="009F5F46">
            <w:fldChar w:fldCharType="separate"/>
          </w:r>
          <w:r w:rsidR="00765D72">
            <w:rPr>
              <w:noProof/>
            </w:rPr>
            <w:t xml:space="preserve"> </w:t>
          </w:r>
          <w:r w:rsidR="00765D72" w:rsidRPr="00765D72">
            <w:rPr>
              <w:noProof/>
            </w:rPr>
            <w:t>[10]</w:t>
          </w:r>
          <w:r w:rsidR="009F5F46">
            <w:fldChar w:fldCharType="end"/>
          </w:r>
        </w:sdtContent>
      </w:sdt>
      <w:r w:rsidRPr="00620E6C">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w:t>
      </w:r>
      <w:proofErr w:type="spellStart"/>
      <w:r>
        <w:rPr>
          <w:b/>
          <w:bCs/>
        </w:rPr>
        <w:t>IaaC</w:t>
      </w:r>
      <w:proofErr w:type="spellEnd"/>
      <w:r>
        <w:rPr>
          <w:b/>
          <w:bCs/>
        </w:rPr>
        <w:t>)</w:t>
      </w:r>
      <w:r>
        <w:t xml:space="preserve">: </w:t>
      </w:r>
      <w:r w:rsidR="009156A4">
        <w:t>La Infraestructura como código (</w:t>
      </w:r>
      <w:proofErr w:type="spellStart"/>
      <w:r w:rsidR="009156A4">
        <w:t>IaaC</w:t>
      </w:r>
      <w:proofErr w:type="spellEnd"/>
      <w:r w:rsidR="009156A4">
        <w:t>)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 xml:space="preserve">Con la </w:t>
      </w:r>
      <w:proofErr w:type="spellStart"/>
      <w:r>
        <w:t>IaaC</w:t>
      </w:r>
      <w:proofErr w:type="spellEnd"/>
      <w:r>
        <w:t>,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 xml:space="preserve">La </w:t>
      </w:r>
      <w:proofErr w:type="spellStart"/>
      <w:r>
        <w:t>IaaC</w:t>
      </w:r>
      <w:proofErr w:type="spellEnd"/>
      <w:r>
        <w:t xml:space="preserve">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Pr="00BB6994" w:rsidRDefault="00521CE0">
      <w:pPr>
        <w:rPr>
          <w:b/>
          <w:bCs/>
          <w:rPrChange w:id="231" w:author="JESSICA DIAZ FERNANDEZ" w:date="2023-07-11T00:57:00Z">
            <w:rPr/>
          </w:rPrChange>
        </w:rPr>
        <w:pPrChange w:id="232" w:author="JESSICA DIAZ FERNANDEZ" w:date="2023-07-11T00:57:00Z">
          <w:pPr>
            <w:pStyle w:val="Ttulo4"/>
            <w:numPr>
              <w:ilvl w:val="2"/>
              <w:numId w:val="45"/>
            </w:numPr>
            <w:ind w:left="1080" w:hanging="720"/>
          </w:pPr>
        </w:pPrChange>
      </w:pPr>
      <w:r w:rsidRPr="00BB6994">
        <w:rPr>
          <w:b/>
          <w:bCs/>
          <w:rPrChange w:id="233" w:author="JESSICA DIAZ FERNANDEZ" w:date="2023-07-11T00:57:00Z">
            <w:rPr>
              <w:i w:val="0"/>
              <w:iCs w:val="0"/>
            </w:rPr>
          </w:rPrChange>
        </w:rPr>
        <w:t>DevOps vs SecDevOps</w:t>
      </w:r>
    </w:p>
    <w:p w14:paraId="4B24BC3F" w14:textId="48DD9198" w:rsidR="00B95492" w:rsidRPr="00375655" w:rsidRDefault="00B95492" w:rsidP="00521CE0">
      <w:pPr>
        <w:rPr>
          <w:lang w:val="en-GB"/>
        </w:rPr>
      </w:pPr>
      <w:r w:rsidRPr="00B95492">
        <w:t xml:space="preserve">SecDevOps, también conocido como </w:t>
      </w:r>
      <w:proofErr w:type="spellStart"/>
      <w:r w:rsidRPr="00B95492">
        <w:t>DevSecOps</w:t>
      </w:r>
      <w:proofErr w:type="spellEnd"/>
      <w:r w:rsidRPr="00B95492">
        <w:t>, es un enfoque que integra la seguridad en todas las etapas del ciclo de vida de desarrollo y operación de software. Busca garantizar que la seguridad sea una prioridad desde el principio, en lugar de abordarla como una preocupación posterior.</w:t>
      </w:r>
      <w:r w:rsidR="009F5F46">
        <w:t xml:space="preserve"> </w:t>
      </w:r>
      <w:sdt>
        <w:sdtPr>
          <w:id w:val="-468895766"/>
          <w:citation/>
        </w:sdtPr>
        <w:sdtContent>
          <w:r w:rsidR="009F5F46">
            <w:fldChar w:fldCharType="begin"/>
          </w:r>
          <w:r w:rsidR="009F5F46">
            <w:instrText xml:space="preserve"> CITATION VMo18 \l 3082 </w:instrText>
          </w:r>
          <w:r w:rsidR="009F5F46">
            <w:fldChar w:fldCharType="separate"/>
          </w:r>
          <w:r w:rsidR="00765D72" w:rsidRPr="00765D72">
            <w:rPr>
              <w:noProof/>
            </w:rPr>
            <w:t>[19]</w:t>
          </w:r>
          <w:r w:rsidR="009F5F46">
            <w:fldChar w:fldCharType="end"/>
          </w:r>
        </w:sdtContent>
      </w:sdt>
      <w:r w:rsidRPr="00375655">
        <w:rPr>
          <w:lang w:val="en-GB"/>
        </w:rPr>
        <w:t xml:space="preserve">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4B6D83A2" w:rsidR="00DD3419" w:rsidRDefault="00DD3419" w:rsidP="00865622">
      <w:pPr>
        <w:pStyle w:val="Descripcin"/>
      </w:pPr>
      <w:bookmarkStart w:id="234" w:name="_Toc139582959"/>
      <w:r>
        <w:t xml:space="preserve">Ilustración </w:t>
      </w:r>
      <w:r w:rsidR="00000000">
        <w:fldChar w:fldCharType="begin"/>
      </w:r>
      <w:r w:rsidR="00000000">
        <w:instrText xml:space="preserve"> SEQ Ilustración \* ARABIC </w:instrText>
      </w:r>
      <w:r w:rsidR="00000000">
        <w:fldChar w:fldCharType="separate"/>
      </w:r>
      <w:r w:rsidR="0090119B">
        <w:rPr>
          <w:noProof/>
        </w:rPr>
        <w:t>4</w:t>
      </w:r>
      <w:r w:rsidR="00000000">
        <w:rPr>
          <w:noProof/>
        </w:rPr>
        <w:fldChar w:fldCharType="end"/>
      </w:r>
      <w:r>
        <w:t xml:space="preserve"> - Imagen representativa de las diferentes fases, análoga a la de DevOps, incluyendo la parte de Seguridad (SEC). [</w:t>
      </w:r>
      <w:hyperlink r:id="rId23" w:history="1">
        <w:r w:rsidRPr="00DD3419">
          <w:rPr>
            <w:rStyle w:val="Hipervnculo"/>
          </w:rPr>
          <w:t>Fuente</w:t>
        </w:r>
      </w:hyperlink>
      <w:r>
        <w:t>]</w:t>
      </w:r>
      <w:bookmarkEnd w:id="234"/>
    </w:p>
    <w:p w14:paraId="6D75B169" w14:textId="083FD548" w:rsidR="00521CE0" w:rsidRPr="00521CE0" w:rsidRDefault="00B95492" w:rsidP="00521CE0">
      <w:r>
        <w:lastRenderedPageBreak/>
        <w:t xml:space="preserve">Este término </w:t>
      </w:r>
      <w:r w:rsidR="00521CE0" w:rsidRPr="00521CE0">
        <w:t xml:space="preserve">comenzó a ganar popularidad en la industria </w:t>
      </w:r>
      <w:r>
        <w:t>d</w:t>
      </w:r>
      <w:r w:rsidR="00521CE0" w:rsidRPr="00521CE0">
        <w:t>el desarrollo software alrededor de 201</w:t>
      </w:r>
      <w:r w:rsidR="00476B34">
        <w:t>2</w:t>
      </w:r>
      <w:sdt>
        <w:sdtPr>
          <w:id w:val="1344287975"/>
          <w:citation/>
        </w:sdtPr>
        <w:sdtContent>
          <w:r w:rsidR="002C4569">
            <w:fldChar w:fldCharType="begin"/>
          </w:r>
          <w:r w:rsidR="002C4569">
            <w:instrText xml:space="preserve"> CITATION Goo1 \l 3082 </w:instrText>
          </w:r>
          <w:r w:rsidR="002C4569">
            <w:fldChar w:fldCharType="separate"/>
          </w:r>
          <w:r w:rsidR="00765D72">
            <w:rPr>
              <w:noProof/>
            </w:rPr>
            <w:t xml:space="preserve"> </w:t>
          </w:r>
          <w:r w:rsidR="00765D72" w:rsidRPr="00765D72">
            <w:rPr>
              <w:noProof/>
            </w:rPr>
            <w:t>[20]</w:t>
          </w:r>
          <w:r w:rsidR="002C4569">
            <w:fldChar w:fldCharType="end"/>
          </w:r>
        </w:sdtContent>
      </w:sdt>
      <w:r w:rsidR="00476B34">
        <w:t>, mientras que DevOps ya alcanz</w:t>
      </w:r>
      <w:r>
        <w:t>ó</w:t>
      </w:r>
      <w:r w:rsidR="00476B34">
        <w:t xml:space="preserve"> una popularidad similar en 2007</w:t>
      </w:r>
      <w:sdt>
        <w:sdtPr>
          <w:id w:val="782779216"/>
          <w:citation/>
        </w:sdtPr>
        <w:sdtContent>
          <w:r w:rsidR="002C4569">
            <w:fldChar w:fldCharType="begin"/>
          </w:r>
          <w:r w:rsidR="002C4569">
            <w:instrText xml:space="preserve">CITATION Goo \l 3082 </w:instrText>
          </w:r>
          <w:r w:rsidR="002C4569">
            <w:fldChar w:fldCharType="separate"/>
          </w:r>
          <w:r w:rsidR="00765D72">
            <w:rPr>
              <w:noProof/>
            </w:rPr>
            <w:t xml:space="preserve"> </w:t>
          </w:r>
          <w:r w:rsidR="00765D72" w:rsidRPr="00765D72">
            <w:rPr>
              <w:noProof/>
            </w:rPr>
            <w:t>[21]</w:t>
          </w:r>
          <w:r w:rsidR="002C4569">
            <w:fldChar w:fldCharType="end"/>
          </w:r>
        </w:sdtContent>
      </w:sdt>
      <w:r w:rsidR="00521CE0">
        <w:t>.</w:t>
      </w:r>
      <w:r w:rsidR="002C4569">
        <w:t xml:space="preserve"> SecDevOps es un término menos generalizado </w:t>
      </w:r>
      <w:sdt>
        <w:sdtPr>
          <w:id w:val="399720865"/>
          <w:citation/>
        </w:sdtPr>
        <w:sdtContent>
          <w:r w:rsidR="002C4569">
            <w:fldChar w:fldCharType="begin"/>
          </w:r>
          <w:r w:rsidR="002C4569">
            <w:instrText xml:space="preserve"> CITATION Goo2 \l 3082 </w:instrText>
          </w:r>
          <w:r w:rsidR="002C4569">
            <w:fldChar w:fldCharType="separate"/>
          </w:r>
          <w:r w:rsidR="00765D72" w:rsidRPr="00765D72">
            <w:rPr>
              <w:noProof/>
            </w:rPr>
            <w:t>[22]</w:t>
          </w:r>
          <w:r w:rsidR="002C4569">
            <w:fldChar w:fldCharType="end"/>
          </w:r>
        </w:sdtContent>
      </w:sdt>
      <w:r w:rsidR="002C4569">
        <w:t xml:space="preserve"> aunque bastante interesante en algunos nichos de mercado del desarrollo software, sobre todo en aquellos cuyos sistemas requieren disponibilidad y manejan datos de carácter sensible o de alto riesgo.</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065BE0F4" w:rsidR="0022428F" w:rsidRDefault="0022428F" w:rsidP="00704FC5">
      <w:pPr>
        <w:pStyle w:val="Ttulo3"/>
        <w:numPr>
          <w:ilvl w:val="1"/>
          <w:numId w:val="17"/>
        </w:numPr>
        <w:pPrChange w:id="235" w:author="Alfonso Díez Ramírez" w:date="2023-07-11T13:39:00Z">
          <w:pPr>
            <w:pStyle w:val="Ttulo3"/>
            <w:ind w:left="720"/>
          </w:pPr>
        </w:pPrChange>
      </w:pPr>
      <w:bookmarkStart w:id="236" w:name="_Toc140005133"/>
      <w:proofErr w:type="spellStart"/>
      <w:r w:rsidRPr="00223A1A">
        <w:t>Vagrant</w:t>
      </w:r>
      <w:bookmarkEnd w:id="236"/>
      <w:proofErr w:type="spellEnd"/>
    </w:p>
    <w:p w14:paraId="043EB2A9" w14:textId="6C64E650" w:rsidR="0022428F" w:rsidRDefault="0022428F" w:rsidP="0022428F">
      <w:r>
        <w:t xml:space="preserve">Como comentamos anteriormente,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w:t>
      </w:r>
      <w:r>
        <w:lastRenderedPageBreak/>
        <w:t xml:space="preserve">existentes, como VirtualBox, VMware o </w:t>
      </w:r>
      <w:proofErr w:type="spellStart"/>
      <w:r>
        <w:t>Hyper</w:t>
      </w:r>
      <w:proofErr w:type="spellEnd"/>
      <w:r>
        <w:t>-V, permitiendo a los desarrolladores crear y configurar fácilmente máquinas virtuales con una configuración específica.</w:t>
      </w:r>
      <w:r w:rsidR="00332645">
        <w:t xml:space="preserve"> </w:t>
      </w:r>
      <w:sdt>
        <w:sdtPr>
          <w:id w:val="-1378154696"/>
          <w:citation/>
        </w:sdtPr>
        <w:sdtContent>
          <w:r w:rsidR="00332645">
            <w:fldChar w:fldCharType="begin"/>
          </w:r>
          <w:r w:rsidR="00332645">
            <w:instrText xml:space="preserve"> CITATION Pal12 \l 3082 </w:instrText>
          </w:r>
          <w:r w:rsidR="00332645">
            <w:fldChar w:fldCharType="separate"/>
          </w:r>
          <w:r w:rsidR="00765D72" w:rsidRPr="00765D72">
            <w:rPr>
              <w:noProof/>
            </w:rPr>
            <w:t>[7]</w:t>
          </w:r>
          <w:r w:rsidR="00332645">
            <w:fldChar w:fldCharType="end"/>
          </w:r>
        </w:sdtContent>
      </w:sdt>
    </w:p>
    <w:p w14:paraId="7458AE78" w14:textId="77777777" w:rsidR="0022428F" w:rsidRDefault="0022428F" w:rsidP="0022428F">
      <w:r>
        <w:t xml:space="preserve">Con </w:t>
      </w:r>
      <w:proofErr w:type="spellStart"/>
      <w:r>
        <w:t>Vagrant</w:t>
      </w:r>
      <w:proofErr w:type="spellEnd"/>
      <w:r>
        <w:t xml:space="preserve">,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w:t>
      </w:r>
      <w:proofErr w:type="spellStart"/>
      <w:r>
        <w:t>Vagrant</w:t>
      </w:r>
      <w:proofErr w:type="spellEnd"/>
      <w:r>
        <w:t xml:space="preserve"> permite la configuración y personalización del entorno utilizando scripts de provisión.</w:t>
      </w:r>
    </w:p>
    <w:p w14:paraId="092A30D3" w14:textId="77777777" w:rsidR="0022428F" w:rsidRDefault="0022428F" w:rsidP="0022428F">
      <w:r>
        <w:t xml:space="preserve">Una vez que el Vagrantfile y los scripts de provisión están configurados, los desarrolladores pueden utilizar comandos sencillos para crear y gestionar las máquinas virtuales. </w:t>
      </w:r>
      <w:proofErr w:type="spellStart"/>
      <w:r>
        <w:t>Vagrant</w:t>
      </w:r>
      <w:proofErr w:type="spellEnd"/>
      <w:r>
        <w:t xml:space="preserve">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 xml:space="preserve">Los principales comandos de </w:t>
      </w:r>
      <w:proofErr w:type="spellStart"/>
      <w:r>
        <w:t>vagrant</w:t>
      </w:r>
      <w:proofErr w:type="spellEnd"/>
      <w:r>
        <w:t xml:space="preserve"> son:</w:t>
      </w:r>
    </w:p>
    <w:p w14:paraId="385FA136"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up</w:t>
      </w:r>
    </w:p>
    <w:p w14:paraId="47B855BB" w14:textId="5411574C" w:rsidR="0022428F" w:rsidRDefault="0022428F" w:rsidP="0022428F">
      <w:pPr>
        <w:ind w:left="360"/>
      </w:pPr>
      <w:r>
        <w:t>El comando "</w:t>
      </w:r>
      <w:proofErr w:type="spellStart"/>
      <w:r>
        <w:t>vagrant</w:t>
      </w:r>
      <w:proofErr w:type="spellEnd"/>
      <w:r>
        <w:t xml:space="preserve"> up" se utiliza en </w:t>
      </w:r>
      <w:proofErr w:type="spellStart"/>
      <w:r>
        <w:t>Vagrant</w:t>
      </w:r>
      <w:proofErr w:type="spellEnd"/>
      <w:r>
        <w:t xml:space="preserve"> para crear y encender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r w:rsidR="00332645">
        <w:t xml:space="preserve"> </w:t>
      </w:r>
    </w:p>
    <w:p w14:paraId="05BDBADB" w14:textId="4F6AC98E" w:rsidR="0022428F" w:rsidRDefault="0022428F" w:rsidP="0022428F">
      <w:pPr>
        <w:ind w:left="360"/>
      </w:pPr>
      <w:r>
        <w:t xml:space="preserve">Cuando </w:t>
      </w:r>
      <w:r w:rsidR="00332645">
        <w:t>se ejecuta</w:t>
      </w:r>
      <w:r>
        <w:t xml:space="preserve"> "</w:t>
      </w:r>
      <w:proofErr w:type="spellStart"/>
      <w:r>
        <w:t>vagrant</w:t>
      </w:r>
      <w:proofErr w:type="spellEnd"/>
      <w:r>
        <w:t xml:space="preserve"> up" en el directorio de</w:t>
      </w:r>
      <w:r w:rsidR="00332645">
        <w:t>l</w:t>
      </w:r>
      <w:r>
        <w:t xml:space="preserve"> proyecto </w:t>
      </w:r>
      <w:proofErr w:type="spellStart"/>
      <w:r>
        <w:t>Vagrant</w:t>
      </w:r>
      <w:proofErr w:type="spellEnd"/>
      <w:r>
        <w:t xml:space="preserve">, </w:t>
      </w:r>
      <w:proofErr w:type="spellStart"/>
      <w:r>
        <w:t>Vagrant</w:t>
      </w:r>
      <w:proofErr w:type="spellEnd"/>
      <w:r>
        <w:t xml:space="preserve">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w:t>
      </w:r>
      <w:proofErr w:type="spellStart"/>
      <w:r>
        <w:t>vagrant</w:t>
      </w:r>
      <w:proofErr w:type="spellEnd"/>
      <w:r>
        <w:t xml:space="preserve">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w:t>
      </w:r>
      <w:proofErr w:type="spellStart"/>
      <w:r>
        <w:t>vagrant</w:t>
      </w:r>
      <w:proofErr w:type="spellEnd"/>
      <w:r>
        <w:t xml:space="preserve"> up" se completa exitosamente,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w:t>
      </w:r>
      <w:proofErr w:type="spellStart"/>
      <w:r>
        <w:t>vagrant</w:t>
      </w:r>
      <w:proofErr w:type="spellEnd"/>
      <w:r>
        <w:t xml:space="preserve"> </w:t>
      </w:r>
      <w:proofErr w:type="spellStart"/>
      <w:r>
        <w:t>ssh</w:t>
      </w:r>
      <w:proofErr w:type="spellEnd"/>
      <w:r>
        <w:t>" para ingresar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2FE8124C" w14:textId="7C2790F3" w:rsidR="00332645" w:rsidRDefault="00332645" w:rsidP="0022428F">
      <w:pPr>
        <w:ind w:left="360"/>
      </w:pPr>
      <w:r>
        <w:t xml:space="preserve">El comando </w:t>
      </w:r>
      <w:proofErr w:type="spellStart"/>
      <w:r>
        <w:t>Vagrant</w:t>
      </w:r>
      <w:proofErr w:type="spellEnd"/>
      <w:r>
        <w:t xml:space="preserve"> up también se puede utilizar seguido del nombre concreto del recurso a instanciar dentro de nuestro Vagrantfile para hacer provisiones parciales de nuestro entorno con el objetivo, por ejemplo, de hacer pruebas aisladas de los sistemas que utilizaremos</w:t>
      </w:r>
      <w:ins w:id="237" w:author="Alfonso Díez Ramírez" w:date="2023-07-11T13:26:00Z">
        <w:r w:rsidR="00B72764" w:rsidRPr="00B72764">
          <w:t xml:space="preserve"> </w:t>
        </w:r>
      </w:ins>
      <w:moveToRangeStart w:id="238" w:author="Alfonso Díez Ramírez" w:date="2023-07-11T13:26:00Z" w:name="move139974385"/>
      <w:sdt>
        <w:sdtPr>
          <w:id w:val="-126549983"/>
          <w:citation/>
        </w:sdtPr>
        <w:sdtContent>
          <w:moveTo w:id="239" w:author="Alfonso Díez Ramírez" w:date="2023-07-11T13:26:00Z">
            <w:r w:rsidR="00B72764">
              <w:fldChar w:fldCharType="begin"/>
            </w:r>
            <w:r w:rsidR="00B72764">
              <w:instrText xml:space="preserve"> CITATION Has \l 3082 </w:instrText>
            </w:r>
            <w:r w:rsidR="00B72764">
              <w:fldChar w:fldCharType="separate"/>
            </w:r>
          </w:moveTo>
          <w:r w:rsidR="00765D72" w:rsidRPr="00765D72">
            <w:rPr>
              <w:noProof/>
            </w:rPr>
            <w:t>[23]</w:t>
          </w:r>
          <w:moveTo w:id="240" w:author="Alfonso Díez Ramírez" w:date="2023-07-11T13:26:00Z">
            <w:r w:rsidR="00B72764">
              <w:fldChar w:fldCharType="end"/>
            </w:r>
          </w:moveTo>
        </w:sdtContent>
      </w:sdt>
      <w:moveToRangeEnd w:id="238"/>
      <w:r>
        <w:t xml:space="preserve">. </w:t>
      </w:r>
      <w:moveFromRangeStart w:id="241" w:author="Alfonso Díez Ramírez" w:date="2023-07-11T13:26:00Z" w:name="move139974385"/>
      <w:sdt>
        <w:sdtPr>
          <w:id w:val="212243502"/>
          <w:citation/>
        </w:sdtPr>
        <w:sdtContent>
          <w:moveFrom w:id="242" w:author="Alfonso Díez Ramírez" w:date="2023-07-11T13:26:00Z">
            <w:r w:rsidDel="00B72764">
              <w:fldChar w:fldCharType="begin"/>
            </w:r>
            <w:r w:rsidDel="00B72764">
              <w:instrText xml:space="preserve"> CITATION Has \l 3082 </w:instrText>
            </w:r>
            <w:r w:rsidDel="00B72764">
              <w:fldChar w:fldCharType="separate"/>
            </w:r>
            <w:r w:rsidR="00D64F19" w:rsidRPr="00D64F19" w:rsidDel="00B72764">
              <w:rPr>
                <w:noProof/>
              </w:rPr>
              <w:t>[26]</w:t>
            </w:r>
            <w:r w:rsidDel="00B72764">
              <w:fldChar w:fldCharType="end"/>
            </w:r>
          </w:moveFrom>
        </w:sdtContent>
      </w:sdt>
      <w:moveFromRangeEnd w:id="241"/>
    </w:p>
    <w:p w14:paraId="5821EF73"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w:t>
      </w:r>
      <w:proofErr w:type="spellStart"/>
      <w:r w:rsidRPr="003C6D86">
        <w:rPr>
          <w:b/>
          <w:bCs/>
        </w:rPr>
        <w:t>ssh</w:t>
      </w:r>
      <w:proofErr w:type="spellEnd"/>
    </w:p>
    <w:p w14:paraId="28EBE433" w14:textId="61E71406" w:rsidR="0022428F" w:rsidRDefault="0022428F" w:rsidP="0022428F">
      <w:pPr>
        <w:ind w:left="360"/>
      </w:pPr>
      <w:r>
        <w:t>El comando "</w:t>
      </w:r>
      <w:proofErr w:type="spellStart"/>
      <w:r>
        <w:t>vagrant</w:t>
      </w:r>
      <w:proofErr w:type="spellEnd"/>
      <w:r>
        <w:t xml:space="preserve"> </w:t>
      </w:r>
      <w:proofErr w:type="spellStart"/>
      <w:r>
        <w:t>ssh</w:t>
      </w:r>
      <w:proofErr w:type="spellEnd"/>
      <w:r>
        <w:t xml:space="preserve">" se utiliza en </w:t>
      </w:r>
      <w:proofErr w:type="spellStart"/>
      <w:r>
        <w:t>Vagrant</w:t>
      </w:r>
      <w:proofErr w:type="spellEnd"/>
      <w:r>
        <w:t xml:space="preserve"> para acceder y conectarse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w:t>
      </w:r>
      <w:proofErr w:type="spellStart"/>
      <w:r>
        <w:t>Vagrant</w:t>
      </w:r>
      <w:proofErr w:type="spellEnd"/>
      <w:r>
        <w:t>.</w:t>
      </w:r>
    </w:p>
    <w:p w14:paraId="7C9E2EB2" w14:textId="6C803A79" w:rsidR="0022428F" w:rsidRDefault="0022428F" w:rsidP="0022428F">
      <w:pPr>
        <w:ind w:left="360"/>
      </w:pPr>
      <w:r>
        <w:lastRenderedPageBreak/>
        <w:t>Una vez que has ejecutado "</w:t>
      </w:r>
      <w:proofErr w:type="spellStart"/>
      <w:r>
        <w:t>vagrant</w:t>
      </w:r>
      <w:proofErr w:type="spellEnd"/>
      <w:r>
        <w:t xml:space="preserve">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w:t>
      </w:r>
      <w:proofErr w:type="spellStart"/>
      <w:r>
        <w:t>vagrant</w:t>
      </w:r>
      <w:proofErr w:type="spellEnd"/>
      <w:r>
        <w:t xml:space="preserve"> </w:t>
      </w:r>
      <w:proofErr w:type="spellStart"/>
      <w:r>
        <w:t>ssh</w:t>
      </w:r>
      <w:proofErr w:type="spellEnd"/>
      <w:r>
        <w:t xml:space="preserve">" desde el directorio del proyecto </w:t>
      </w:r>
      <w:proofErr w:type="spellStart"/>
      <w:r>
        <w:t>Vagrant</w:t>
      </w:r>
      <w:proofErr w:type="spellEnd"/>
      <w:r>
        <w:t xml:space="preserve">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t>Al ejecutar "</w:t>
      </w:r>
      <w:proofErr w:type="spellStart"/>
      <w:r>
        <w:t>vagrant</w:t>
      </w:r>
      <w:proofErr w:type="spellEnd"/>
      <w:r>
        <w:t xml:space="preserve"> </w:t>
      </w:r>
      <w:proofErr w:type="spellStart"/>
      <w:r>
        <w:t>ssh</w:t>
      </w:r>
      <w:proofErr w:type="spellEnd"/>
      <w:r>
        <w:t xml:space="preserve">", </w:t>
      </w:r>
      <w:proofErr w:type="spellStart"/>
      <w:r>
        <w:t>Vagrant</w:t>
      </w:r>
      <w:proofErr w:type="spellEnd"/>
      <w:r>
        <w:t xml:space="preserve">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t xml:space="preserve">La conexión SSH establecida por </w:t>
      </w:r>
      <w:proofErr w:type="spellStart"/>
      <w:r>
        <w:t>Vagrant</w:t>
      </w:r>
      <w:proofErr w:type="spellEnd"/>
      <w:r>
        <w:t xml:space="preserve">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7F36FA09"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ins w:id="243" w:author="Alfonso Díez Ramírez" w:date="2023-07-11T13:26:00Z">
        <w:r w:rsidR="00B72764" w:rsidRPr="00B72764">
          <w:t xml:space="preserve"> </w:t>
        </w:r>
      </w:ins>
      <w:moveToRangeStart w:id="244" w:author="Alfonso Díez Ramírez" w:date="2023-07-11T13:26:00Z" w:name="move139974392"/>
      <w:sdt>
        <w:sdtPr>
          <w:id w:val="-1054767267"/>
          <w:citation/>
        </w:sdtPr>
        <w:sdtContent>
          <w:moveTo w:id="245" w:author="Alfonso Díez Ramírez" w:date="2023-07-11T13:26:00Z">
            <w:r w:rsidR="00B72764">
              <w:fldChar w:fldCharType="begin"/>
            </w:r>
            <w:r w:rsidR="00B72764">
              <w:instrText xml:space="preserve"> CITATION Has1 \l 3082 </w:instrText>
            </w:r>
            <w:r w:rsidR="00B72764">
              <w:fldChar w:fldCharType="separate"/>
            </w:r>
          </w:moveTo>
          <w:r w:rsidR="00765D72" w:rsidRPr="00765D72">
            <w:rPr>
              <w:noProof/>
            </w:rPr>
            <w:t>[24]</w:t>
          </w:r>
          <w:moveTo w:id="246" w:author="Alfonso Díez Ramírez" w:date="2023-07-11T13:26:00Z">
            <w:r w:rsidR="00B72764">
              <w:fldChar w:fldCharType="end"/>
            </w:r>
          </w:moveTo>
        </w:sdtContent>
      </w:sdt>
      <w:moveToRangeEnd w:id="244"/>
      <w:ins w:id="247" w:author="Alfonso Díez Ramírez" w:date="2023-07-11T13:26:00Z">
        <w:r w:rsidR="00B72764">
          <w:t xml:space="preserve"> </w:t>
        </w:r>
      </w:ins>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r w:rsidR="00332645">
        <w:t xml:space="preserve"> </w:t>
      </w:r>
      <w:moveFromRangeStart w:id="248" w:author="Alfonso Díez Ramírez" w:date="2023-07-11T13:26:00Z" w:name="move139974392"/>
      <w:sdt>
        <w:sdtPr>
          <w:id w:val="1243063250"/>
          <w:citation/>
        </w:sdtPr>
        <w:sdtContent>
          <w:moveFrom w:id="249" w:author="Alfonso Díez Ramírez" w:date="2023-07-11T13:26:00Z">
            <w:r w:rsidR="00332645" w:rsidDel="00B72764">
              <w:fldChar w:fldCharType="begin"/>
            </w:r>
            <w:r w:rsidR="00332645" w:rsidDel="00B72764">
              <w:instrText xml:space="preserve"> CITATION Has1 \l 3082 </w:instrText>
            </w:r>
            <w:r w:rsidR="00332645" w:rsidDel="00B72764">
              <w:fldChar w:fldCharType="separate"/>
            </w:r>
            <w:r w:rsidR="00D64F19" w:rsidRPr="00D64F19" w:rsidDel="00B72764">
              <w:rPr>
                <w:noProof/>
              </w:rPr>
              <w:t>[27]</w:t>
            </w:r>
            <w:r w:rsidR="00332645" w:rsidDel="00B72764">
              <w:fldChar w:fldCharType="end"/>
            </w:r>
          </w:moveFrom>
        </w:sdtContent>
      </w:sdt>
      <w:moveFromRangeEnd w:id="248"/>
    </w:p>
    <w:p w14:paraId="64F5BF94" w14:textId="77777777" w:rsidR="0022428F" w:rsidRPr="003C5FCC" w:rsidRDefault="0022428F" w:rsidP="0022428F">
      <w:pPr>
        <w:pStyle w:val="Prrafodelista"/>
        <w:numPr>
          <w:ilvl w:val="0"/>
          <w:numId w:val="5"/>
        </w:numPr>
        <w:rPr>
          <w:b/>
          <w:bCs/>
          <w:rPrChange w:id="250" w:author="Alfonso Díez Ramírez" w:date="2023-07-12T04:50:00Z">
            <w:rPr/>
          </w:rPrChange>
        </w:rPr>
      </w:pPr>
      <w:proofErr w:type="spellStart"/>
      <w:r w:rsidRPr="003C5FCC">
        <w:rPr>
          <w:b/>
          <w:bCs/>
          <w:rPrChange w:id="251" w:author="Alfonso Díez Ramírez" w:date="2023-07-12T04:50:00Z">
            <w:rPr/>
          </w:rPrChange>
        </w:rPr>
        <w:t>Vagrant</w:t>
      </w:r>
      <w:proofErr w:type="spellEnd"/>
      <w:r w:rsidRPr="003C5FCC">
        <w:rPr>
          <w:b/>
          <w:bCs/>
          <w:rPrChange w:id="252" w:author="Alfonso Díez Ramírez" w:date="2023-07-12T04:50:00Z">
            <w:rPr/>
          </w:rPrChange>
        </w:rPr>
        <w:t xml:space="preserve"> </w:t>
      </w:r>
      <w:proofErr w:type="spellStart"/>
      <w:r w:rsidRPr="003C5FCC">
        <w:rPr>
          <w:b/>
          <w:bCs/>
          <w:rPrChange w:id="253" w:author="Alfonso Díez Ramírez" w:date="2023-07-12T04:50:00Z">
            <w:rPr/>
          </w:rPrChange>
        </w:rPr>
        <w:t>destroy</w:t>
      </w:r>
      <w:proofErr w:type="spellEnd"/>
    </w:p>
    <w:p w14:paraId="42C376F8" w14:textId="7DCB7E3D" w:rsidR="0022428F" w:rsidRDefault="0022428F" w:rsidP="0022428F">
      <w:pPr>
        <w:ind w:left="360"/>
      </w:pPr>
      <w:r>
        <w:t>El comando "</w:t>
      </w:r>
      <w:proofErr w:type="spellStart"/>
      <w:r>
        <w:t>vagrant</w:t>
      </w:r>
      <w:proofErr w:type="spellEnd"/>
      <w:r>
        <w:t xml:space="preserve"> </w:t>
      </w:r>
      <w:proofErr w:type="spellStart"/>
      <w:r>
        <w:t>destroy</w:t>
      </w:r>
      <w:proofErr w:type="spellEnd"/>
      <w:r>
        <w:t xml:space="preserve">" se utiliza en </w:t>
      </w:r>
      <w:proofErr w:type="spellStart"/>
      <w:r>
        <w:t>Vagrant</w:t>
      </w:r>
      <w:proofErr w:type="spellEnd"/>
      <w:r>
        <w:t xml:space="preserve">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w:t>
      </w:r>
      <w:proofErr w:type="spellStart"/>
      <w:r>
        <w:t>vagrant</w:t>
      </w:r>
      <w:proofErr w:type="spellEnd"/>
      <w:r>
        <w:t xml:space="preserve"> </w:t>
      </w:r>
      <w:proofErr w:type="spellStart"/>
      <w:r>
        <w:t>destroy</w:t>
      </w:r>
      <w:proofErr w:type="spellEnd"/>
      <w:r>
        <w:t xml:space="preserve">", </w:t>
      </w:r>
      <w:proofErr w:type="spellStart"/>
      <w:r>
        <w:t>Vagrant</w:t>
      </w:r>
      <w:proofErr w:type="spellEnd"/>
      <w:r>
        <w:t xml:space="preserve">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w:t>
      </w:r>
      <w:proofErr w:type="spellStart"/>
      <w:r>
        <w:t>vagrant</w:t>
      </w:r>
      <w:proofErr w:type="spellEnd"/>
      <w:r>
        <w:t xml:space="preserve"> </w:t>
      </w:r>
      <w:proofErr w:type="spellStart"/>
      <w:r>
        <w:t>destroy</w:t>
      </w:r>
      <w:proofErr w:type="spellEnd"/>
      <w:r>
        <w:t>",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2DC2E9E4" w:rsidR="0022428F" w:rsidRDefault="0022428F" w:rsidP="0022428F">
      <w:pPr>
        <w:ind w:left="360"/>
      </w:pPr>
      <w:r>
        <w:t>Es importante tener en cuenta que el comando "</w:t>
      </w:r>
      <w:proofErr w:type="spellStart"/>
      <w:r>
        <w:t>vagrant</w:t>
      </w:r>
      <w:proofErr w:type="spellEnd"/>
      <w:r>
        <w:t xml:space="preserve"> </w:t>
      </w:r>
      <w:proofErr w:type="spellStart"/>
      <w:r>
        <w:t>destroy</w:t>
      </w:r>
      <w:proofErr w:type="spellEnd"/>
      <w:r>
        <w:t>"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ins w:id="254" w:author="Alfonso Díez Ramírez" w:date="2023-07-11T13:26:00Z">
        <w:r w:rsidR="00B72764" w:rsidRPr="00B72764">
          <w:t xml:space="preserve"> </w:t>
        </w:r>
      </w:ins>
      <w:moveToRangeStart w:id="255" w:author="Alfonso Díez Ramírez" w:date="2023-07-11T13:26:00Z" w:name="move139974396"/>
      <w:sdt>
        <w:sdtPr>
          <w:id w:val="-438382813"/>
          <w:citation/>
        </w:sdtPr>
        <w:sdtContent>
          <w:moveTo w:id="256" w:author="Alfonso Díez Ramírez" w:date="2023-07-11T13:26:00Z">
            <w:r w:rsidR="00B72764">
              <w:fldChar w:fldCharType="begin"/>
            </w:r>
            <w:r w:rsidR="00B72764">
              <w:instrText xml:space="preserve"> CITATION Has2 \l 3082 </w:instrText>
            </w:r>
            <w:r w:rsidR="00B72764">
              <w:fldChar w:fldCharType="separate"/>
            </w:r>
          </w:moveTo>
          <w:r w:rsidR="00765D72" w:rsidRPr="00765D72">
            <w:rPr>
              <w:noProof/>
            </w:rPr>
            <w:t>[25]</w:t>
          </w:r>
          <w:moveTo w:id="257" w:author="Alfonso Díez Ramírez" w:date="2023-07-11T13:26:00Z">
            <w:r w:rsidR="00B72764">
              <w:fldChar w:fldCharType="end"/>
            </w:r>
          </w:moveTo>
        </w:sdtContent>
      </w:sdt>
      <w:moveToRangeEnd w:id="255"/>
      <w:r>
        <w:t>.</w:t>
      </w:r>
      <w:r w:rsidR="00A0359C">
        <w:t xml:space="preserve"> </w:t>
      </w:r>
      <w:moveFromRangeStart w:id="258" w:author="Alfonso Díez Ramírez" w:date="2023-07-11T13:26:00Z" w:name="move139974396"/>
      <w:sdt>
        <w:sdtPr>
          <w:id w:val="-1919943848"/>
          <w:citation/>
        </w:sdtPr>
        <w:sdtContent>
          <w:moveFrom w:id="259" w:author="Alfonso Díez Ramírez" w:date="2023-07-11T13:26:00Z">
            <w:r w:rsidR="00A0359C" w:rsidDel="00B72764">
              <w:fldChar w:fldCharType="begin"/>
            </w:r>
            <w:r w:rsidR="00A0359C" w:rsidDel="00B72764">
              <w:instrText xml:space="preserve"> CITATION Has2 \l 3082 </w:instrText>
            </w:r>
            <w:r w:rsidR="00A0359C" w:rsidDel="00B72764">
              <w:fldChar w:fldCharType="separate"/>
            </w:r>
            <w:r w:rsidR="00D64F19" w:rsidRPr="00D64F19" w:rsidDel="00B72764">
              <w:rPr>
                <w:noProof/>
              </w:rPr>
              <w:t>[28]</w:t>
            </w:r>
            <w:r w:rsidR="00A0359C" w:rsidDel="00B72764">
              <w:fldChar w:fldCharType="end"/>
            </w:r>
          </w:moveFrom>
        </w:sdtContent>
      </w:sdt>
      <w:moveFromRangeEnd w:id="258"/>
    </w:p>
    <w:p w14:paraId="304D8420" w14:textId="0C84ACBF" w:rsidR="0022428F" w:rsidRPr="00BB6994" w:rsidRDefault="0022428F">
      <w:pPr>
        <w:rPr>
          <w:b/>
          <w:bCs/>
          <w:rPrChange w:id="260" w:author="JESSICA DIAZ FERNANDEZ" w:date="2023-07-11T00:57:00Z">
            <w:rPr/>
          </w:rPrChange>
        </w:rPr>
        <w:pPrChange w:id="261" w:author="JESSICA DIAZ FERNANDEZ" w:date="2023-07-11T00:57:00Z">
          <w:pPr>
            <w:pStyle w:val="Ttulo4"/>
            <w:numPr>
              <w:ilvl w:val="2"/>
              <w:numId w:val="45"/>
            </w:numPr>
            <w:ind w:left="1080" w:hanging="720"/>
          </w:pPr>
        </w:pPrChange>
      </w:pPr>
      <w:r w:rsidRPr="00BB6994">
        <w:rPr>
          <w:b/>
          <w:bCs/>
          <w:rPrChange w:id="262" w:author="JESSICA DIAZ FERNANDEZ" w:date="2023-07-11T00:57:00Z">
            <w:rPr>
              <w:i w:val="0"/>
              <w:iCs w:val="0"/>
            </w:rPr>
          </w:rPrChange>
        </w:rPr>
        <w:t xml:space="preserve">Ventajas del uso de </w:t>
      </w:r>
      <w:proofErr w:type="spellStart"/>
      <w:r w:rsidRPr="00BB6994">
        <w:rPr>
          <w:b/>
          <w:bCs/>
          <w:rPrChange w:id="263" w:author="JESSICA DIAZ FERNANDEZ" w:date="2023-07-11T00:57:00Z">
            <w:rPr>
              <w:i w:val="0"/>
              <w:iCs w:val="0"/>
            </w:rPr>
          </w:rPrChange>
        </w:rPr>
        <w:t>Vagrant</w:t>
      </w:r>
      <w:proofErr w:type="spellEnd"/>
    </w:p>
    <w:p w14:paraId="28D29A11" w14:textId="7D222F64" w:rsidR="0022428F" w:rsidRDefault="0022428F" w:rsidP="0022428F">
      <w:r>
        <w:t xml:space="preserve">Una de las ventajas clave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w:t>
      </w:r>
      <w:proofErr w:type="spellStart"/>
      <w:r>
        <w:t>Vagrant</w:t>
      </w:r>
      <w:proofErr w:type="spellEnd"/>
      <w:r>
        <w: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r w:rsidR="00A0359C">
        <w:t xml:space="preserve"> </w:t>
      </w:r>
    </w:p>
    <w:p w14:paraId="326D3ADE" w14:textId="75F45E99" w:rsidR="0022428F" w:rsidRDefault="0022428F" w:rsidP="0022428F">
      <w:r>
        <w:lastRenderedPageBreak/>
        <w:t xml:space="preserve">Además, </w:t>
      </w:r>
      <w:proofErr w:type="spellStart"/>
      <w:r>
        <w:t>Vagrant</w:t>
      </w:r>
      <w:proofErr w:type="spellEnd"/>
      <w:r>
        <w:t xml:space="preserve"> facilita la colaboración y el intercambio de proyectos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capacidad de compartir entornos de desarrollo en forma de archivos </w:t>
      </w:r>
      <w:proofErr w:type="spellStart"/>
      <w:r>
        <w:t>Vagrant</w:t>
      </w:r>
      <w:proofErr w:type="spellEnd"/>
      <w:r>
        <w:t xml:space="preserve"> simplifica enormemente la configuración de nuevos miembros del equipo, permitiéndoles unirse rápidamente al proyecto</w:t>
      </w:r>
      <w:del w:id="264" w:author="Alfonso Díez Ramírez" w:date="2023-07-11T13:26:00Z">
        <w:r w:rsidDel="00B72764">
          <w:delText xml:space="preserve"> sin problemas</w:delText>
        </w:r>
      </w:del>
      <w:r>
        <w:t>.</w:t>
      </w:r>
    </w:p>
    <w:p w14:paraId="2378356F" w14:textId="24AFE852" w:rsidR="0022428F" w:rsidRDefault="0022428F" w:rsidP="0022428F">
      <w:r>
        <w:t xml:space="preserve">Otra ventaja significativa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esencial garantizar que las aplicaciones funcionen correctamente en diversas configuraciones de hardware y software. </w:t>
      </w:r>
      <w:proofErr w:type="spellStart"/>
      <w:r>
        <w:t>Vagrant</w:t>
      </w:r>
      <w:proofErr w:type="spellEnd"/>
      <w:r>
        <w:t xml:space="preserve">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 xml:space="preserve">La automatización es otro beneficio clave que </w:t>
      </w:r>
      <w:proofErr w:type="spellStart"/>
      <w:r>
        <w:t>Vagrant</w:t>
      </w:r>
      <w:proofErr w:type="spellEnd"/>
      <w:r>
        <w:t xml:space="preserve"> aporta al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aprovechar la funcionalidad de aprovisionamiento de </w:t>
      </w:r>
      <w:proofErr w:type="spellStart"/>
      <w:r>
        <w:t>Vagrant</w:t>
      </w:r>
      <w:proofErr w:type="spellEnd"/>
      <w:r>
        <w: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451FDD0B" w:rsidR="0022428F" w:rsidRDefault="0022428F" w:rsidP="0022428F">
      <w:r>
        <w:t xml:space="preserve">La seguridad también es una consideración crítica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Vagrant</w:t>
      </w:r>
      <w:proofErr w:type="spellEnd"/>
      <w:r>
        <w:t xml:space="preserve"> puede ayudar en este aspecto. Al utilizar máquinas virtuales aisladas, los desarrolladores pueden garantizar que sus proyectos se ejecuten en entornos seguros y controlados. Esto es especialmente relevante en el desarrollo de aplicaciones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donde la seguridad y la privacidad de los datos son primordiales. Al utilizar </w:t>
      </w:r>
      <w:proofErr w:type="spellStart"/>
      <w:r>
        <w:t>Vagrant</w:t>
      </w:r>
      <w:proofErr w:type="spellEnd"/>
      <w:r>
        <w:t>, los equipos de desarrollo pueden tener la tranquilidad de que sus proyectos se ejecutan en entornos virtuales protegidos, lo que minimiza el riesgo de filtraciones de datos o ataques malintencionados.</w:t>
      </w:r>
      <w:r w:rsidR="00A0359C">
        <w:t xml:space="preserve"> </w:t>
      </w:r>
      <w:sdt>
        <w:sdtPr>
          <w:id w:val="1570690319"/>
          <w:citation/>
        </w:sdtPr>
        <w:sdtContent>
          <w:r w:rsidR="00A0359C">
            <w:fldChar w:fldCharType="begin"/>
          </w:r>
          <w:r w:rsidR="00A0359C">
            <w:instrText xml:space="preserve"> CITATION Mit13 \l 3082 </w:instrText>
          </w:r>
          <w:r w:rsidR="00A0359C">
            <w:fldChar w:fldCharType="separate"/>
          </w:r>
          <w:r w:rsidR="00765D72" w:rsidRPr="00765D72">
            <w:rPr>
              <w:noProof/>
            </w:rPr>
            <w:t>[26]</w:t>
          </w:r>
          <w:r w:rsidR="00A0359C">
            <w:fldChar w:fldCharType="end"/>
          </w:r>
        </w:sdtContent>
      </w:sdt>
    </w:p>
    <w:p w14:paraId="1A1B836D" w14:textId="08205CF3" w:rsidR="0022428F" w:rsidRDefault="0022428F" w:rsidP="00704FC5">
      <w:pPr>
        <w:pStyle w:val="Ttulo3"/>
        <w:numPr>
          <w:ilvl w:val="1"/>
          <w:numId w:val="17"/>
        </w:numPr>
        <w:pPrChange w:id="265" w:author="Alfonso Díez Ramírez" w:date="2023-07-11T13:39:00Z">
          <w:pPr>
            <w:pStyle w:val="Ttulo3"/>
            <w:ind w:left="720"/>
          </w:pPr>
        </w:pPrChange>
      </w:pPr>
      <w:bookmarkStart w:id="266" w:name="_Toc140005134"/>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Stack</w:t>
      </w:r>
      <w:bookmarkEnd w:id="266"/>
      <w:proofErr w:type="spellEnd"/>
    </w:p>
    <w:p w14:paraId="2C8DB641" w14:textId="75002AF6" w:rsidR="0022428F" w:rsidRDefault="0022428F" w:rsidP="0022428F">
      <w:r w:rsidRPr="00D05272">
        <w:t xml:space="preserve">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también conocido como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w:t>
      </w:r>
      <w:proofErr w:type="spellStart"/>
      <w:r w:rsidRPr="00D05272">
        <w:t>Elastic</w:t>
      </w:r>
      <w:proofErr w:type="spellEnd"/>
      <w:r w:rsidRPr="00D05272">
        <w:t>, es una combinación de tres herramientas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w:t>
      </w:r>
      <w:proofErr w:type="spellStart"/>
      <w:r w:rsidRPr="00D05272">
        <w:t>Logstash</w:t>
      </w:r>
      <w:proofErr w:type="spellEnd"/>
      <w:r w:rsidRPr="00D05272">
        <w:t xml:space="preserve"> y </w:t>
      </w:r>
      <w:proofErr w:type="spellStart"/>
      <w:r w:rsidRPr="00D05272">
        <w:t>Kibana</w:t>
      </w:r>
      <w:proofErr w:type="spellEnd"/>
      <w:r w:rsidRPr="00D05272">
        <w:t xml:space="preserve">. Cada una de estas herramientas cumple un papel importante dentro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6974AF4E" w:rsidR="00711042" w:rsidRPr="00D05272" w:rsidRDefault="00711042" w:rsidP="00711042">
      <w:r w:rsidRPr="00D05272">
        <w:t xml:space="preserve">En conjunto, el </w:t>
      </w:r>
      <w:proofErr w:type="spellStart"/>
      <w:r w:rsidRPr="00D05272">
        <w:t>stack</w:t>
      </w:r>
      <w:proofErr w:type="spellEnd"/>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w:t>
      </w:r>
      <w:r w:rsidRPr="00D05272">
        <w:lastRenderedPageBreak/>
        <w:t>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ins w:id="267" w:author="Alfonso Díez Ramírez" w:date="2023-07-11T13:26:00Z">
        <w:r w:rsidR="00B72764" w:rsidRPr="00B72764">
          <w:t xml:space="preserve"> </w:t>
        </w:r>
      </w:ins>
      <w:moveToRangeStart w:id="268" w:author="Alfonso Díez Ramírez" w:date="2023-07-11T13:26:00Z" w:name="move139974423"/>
      <w:sdt>
        <w:sdtPr>
          <w:id w:val="-1498810524"/>
          <w:citation/>
        </w:sdtPr>
        <w:sdtContent>
          <w:moveTo w:id="269" w:author="Alfonso Díez Ramírez" w:date="2023-07-11T13:26:00Z">
            <w:r w:rsidR="00B72764">
              <w:fldChar w:fldCharType="begin"/>
            </w:r>
            <w:r w:rsidR="00B72764">
              <w:instrText xml:space="preserve"> CITATION SDh18 \l 3082 </w:instrText>
            </w:r>
            <w:r w:rsidR="00B72764">
              <w:fldChar w:fldCharType="separate"/>
            </w:r>
          </w:moveTo>
          <w:r w:rsidR="00765D72" w:rsidRPr="00765D72">
            <w:rPr>
              <w:noProof/>
            </w:rPr>
            <w:t>[27]</w:t>
          </w:r>
          <w:moveTo w:id="270" w:author="Alfonso Díez Ramírez" w:date="2023-07-11T13:26:00Z">
            <w:r w:rsidR="00B72764">
              <w:fldChar w:fldCharType="end"/>
            </w:r>
          </w:moveTo>
        </w:sdtContent>
      </w:sdt>
      <w:moveToRangeEnd w:id="268"/>
      <w:r w:rsidRPr="00D05272">
        <w:t>.</w:t>
      </w:r>
      <w:r w:rsidR="00FD47D4">
        <w:t xml:space="preserve"> </w:t>
      </w:r>
      <w:moveFromRangeStart w:id="271" w:author="Alfonso Díez Ramírez" w:date="2023-07-11T13:26:00Z" w:name="move139974423"/>
      <w:sdt>
        <w:sdtPr>
          <w:id w:val="-1926098456"/>
          <w:citation/>
        </w:sdtPr>
        <w:sdtContent>
          <w:moveFrom w:id="272" w:author="Alfonso Díez Ramírez" w:date="2023-07-11T13:26:00Z">
            <w:r w:rsidR="00FD47D4" w:rsidDel="00B72764">
              <w:fldChar w:fldCharType="begin"/>
            </w:r>
            <w:r w:rsidR="00FD47D4" w:rsidDel="00B72764">
              <w:instrText xml:space="preserve"> CITATION SDh18 \l 3082 </w:instrText>
            </w:r>
            <w:r w:rsidR="00FD47D4" w:rsidDel="00B72764">
              <w:fldChar w:fldCharType="separate"/>
            </w:r>
            <w:r w:rsidR="00D64F19" w:rsidRPr="00D64F19" w:rsidDel="00B72764">
              <w:rPr>
                <w:noProof/>
              </w:rPr>
              <w:t>[30]</w:t>
            </w:r>
            <w:r w:rsidR="00FD47D4" w:rsidDel="00B72764">
              <w:fldChar w:fldCharType="end"/>
            </w:r>
          </w:moveFrom>
        </w:sdtContent>
      </w:sdt>
      <w:moveFromRangeEnd w:id="271"/>
    </w:p>
    <w:p w14:paraId="6A1D6D0A" w14:textId="054AF0AA" w:rsidR="008E5276" w:rsidRDefault="008E5276" w:rsidP="008E5276">
      <w:pPr>
        <w:keepNext/>
      </w:pPr>
    </w:p>
    <w:p w14:paraId="6BCE0B04" w14:textId="03B8F977" w:rsidR="00323157" w:rsidRDefault="0022428F" w:rsidP="00B7058D">
      <w:pPr>
        <w:pStyle w:val="Ttulo4"/>
        <w:numPr>
          <w:ilvl w:val="2"/>
          <w:numId w:val="17"/>
        </w:numPr>
        <w:pPrChange w:id="273" w:author="Alfonso Díez Ramírez" w:date="2023-07-11T13:40:00Z">
          <w:pPr>
            <w:pStyle w:val="Ttulo4"/>
            <w:ind w:left="1080"/>
          </w:pPr>
        </w:pPrChange>
      </w:pPr>
      <w:r w:rsidRPr="00323157">
        <w:t>Elasticsearch</w:t>
      </w:r>
    </w:p>
    <w:p w14:paraId="5395A44B" w14:textId="6432B4DD"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w:t>
      </w:r>
      <w:proofErr w:type="spellStart"/>
      <w:r w:rsidRPr="00D05272">
        <w:t>Lucene</w:t>
      </w:r>
      <w:proofErr w:type="spellEnd"/>
      <w:r w:rsidRPr="00D05272">
        <w:t xml:space="preserve">. Actúa como </w:t>
      </w:r>
      <w:proofErr w:type="spellStart"/>
      <w:r>
        <w:t>core</w:t>
      </w:r>
      <w:proofErr w:type="spellEnd"/>
      <w:r w:rsidRPr="00D05272">
        <w:t xml:space="preserve">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proporcionando un almacenamiento altamente escalable y distribuido. Elasticsearch está diseñado para manejar grandes volúmenes de datos en tiempo real y ofrece una búsqueda y recuperación rápidas. Además, cuenta con capacidades de agregación y análisis avanzadas que permiten realizar consultas complejas sobre los datos indexados</w:t>
      </w:r>
      <w:ins w:id="274" w:author="Alfonso Díez Ramírez" w:date="2023-07-11T13:26:00Z">
        <w:r w:rsidR="00B72764" w:rsidRPr="00B72764">
          <w:t xml:space="preserve"> </w:t>
        </w:r>
      </w:ins>
      <w:moveToRangeStart w:id="275" w:author="Alfonso Díez Ramírez" w:date="2023-07-11T13:26:00Z" w:name="move139974425"/>
      <w:sdt>
        <w:sdtPr>
          <w:id w:val="-1209874476"/>
          <w:citation/>
        </w:sdtPr>
        <w:sdtContent>
          <w:moveTo w:id="276" w:author="Alfonso Díez Ramírez" w:date="2023-07-11T13:26:00Z">
            <w:r w:rsidR="00B72764">
              <w:fldChar w:fldCharType="begin"/>
            </w:r>
            <w:r w:rsidR="00B72764">
              <w:instrText xml:space="preserve"> CITATION Ela \l 3082 </w:instrText>
            </w:r>
            <w:r w:rsidR="00B72764">
              <w:fldChar w:fldCharType="separate"/>
            </w:r>
          </w:moveTo>
          <w:r w:rsidR="00765D72" w:rsidRPr="00765D72">
            <w:rPr>
              <w:noProof/>
            </w:rPr>
            <w:t>[28]</w:t>
          </w:r>
          <w:moveTo w:id="277" w:author="Alfonso Díez Ramírez" w:date="2023-07-11T13:26:00Z">
            <w:r w:rsidR="00B72764">
              <w:fldChar w:fldCharType="end"/>
            </w:r>
          </w:moveTo>
        </w:sdtContent>
      </w:sdt>
      <w:moveToRangeEnd w:id="275"/>
      <w:r w:rsidRPr="00D05272">
        <w:t>.</w:t>
      </w:r>
      <w:moveFromRangeStart w:id="278" w:author="Alfonso Díez Ramírez" w:date="2023-07-11T13:26:00Z" w:name="move139974425"/>
      <w:sdt>
        <w:sdtPr>
          <w:id w:val="-1671326873"/>
          <w:citation/>
        </w:sdtPr>
        <w:sdtContent>
          <w:moveFrom w:id="279" w:author="Alfonso Díez Ramírez" w:date="2023-07-11T13:26:00Z">
            <w:r w:rsidR="00FD47D4" w:rsidDel="00B72764">
              <w:fldChar w:fldCharType="begin"/>
            </w:r>
            <w:r w:rsidR="00FD47D4" w:rsidDel="00B72764">
              <w:instrText xml:space="preserve"> CITATION Ela \l 3082 </w:instrText>
            </w:r>
            <w:r w:rsidR="00FD47D4" w:rsidDel="00B72764">
              <w:fldChar w:fldCharType="separate"/>
            </w:r>
            <w:r w:rsidR="00D64F19" w:rsidDel="00B72764">
              <w:rPr>
                <w:noProof/>
              </w:rPr>
              <w:t xml:space="preserve"> </w:t>
            </w:r>
            <w:r w:rsidR="00D64F19" w:rsidRPr="00D64F19" w:rsidDel="00B72764">
              <w:rPr>
                <w:noProof/>
              </w:rPr>
              <w:t>[31]</w:t>
            </w:r>
            <w:r w:rsidR="00FD47D4" w:rsidDel="00B72764">
              <w:fldChar w:fldCharType="end"/>
            </w:r>
          </w:moveFrom>
        </w:sdtContent>
      </w:sdt>
      <w:moveFromRangeEnd w:id="278"/>
    </w:p>
    <w:p w14:paraId="16B83399" w14:textId="2B2ED654"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sdt>
        <w:sdtPr>
          <w:id w:val="-1766830838"/>
          <w:citation/>
        </w:sdtPr>
        <w:sdtContent>
          <w:r w:rsidR="008B20EC">
            <w:fldChar w:fldCharType="begin"/>
          </w:r>
          <w:r w:rsidR="008B20EC">
            <w:instrText xml:space="preserve"> CITATION Gee22 \l 3082 </w:instrText>
          </w:r>
          <w:r w:rsidR="008B20EC">
            <w:fldChar w:fldCharType="separate"/>
          </w:r>
          <w:r w:rsidR="00765D72">
            <w:rPr>
              <w:noProof/>
            </w:rPr>
            <w:t xml:space="preserve"> </w:t>
          </w:r>
          <w:r w:rsidR="00765D72" w:rsidRPr="00765D72">
            <w:rPr>
              <w:noProof/>
            </w:rPr>
            <w:t>[29]</w:t>
          </w:r>
          <w:r w:rsidR="008B20EC">
            <w:fldChar w:fldCharType="end"/>
          </w:r>
        </w:sdtContent>
      </w:sdt>
      <w:r w:rsidRPr="00323157">
        <w:t>:</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proofErr w:type="spellStart"/>
      <w:r w:rsidRPr="00323157">
        <w:rPr>
          <w:b/>
          <w:bCs/>
        </w:rPr>
        <w:t>Shard</w:t>
      </w:r>
      <w:proofErr w:type="spellEnd"/>
      <w:r w:rsidRPr="00323157">
        <w:t xml:space="preserve">: Un </w:t>
      </w:r>
      <w:proofErr w:type="spellStart"/>
      <w:r w:rsidRPr="00323157">
        <w:t>shard</w:t>
      </w:r>
      <w:proofErr w:type="spellEnd"/>
      <w:r w:rsidRPr="00323157">
        <w:t xml:space="preserve"> es una porción de un índice. Los índices de Elasticsearch se dividen en múltiples </w:t>
      </w:r>
      <w:proofErr w:type="spellStart"/>
      <w:r w:rsidRPr="00323157">
        <w:t>shards</w:t>
      </w:r>
      <w:proofErr w:type="spellEnd"/>
      <w:r w:rsidRPr="00323157">
        <w:t xml:space="preserve"> para distribuir y paralelizar los datos en el clúster. Cada </w:t>
      </w:r>
      <w:proofErr w:type="spellStart"/>
      <w:r w:rsidRPr="00323157">
        <w:t>shard</w:t>
      </w:r>
      <w:proofErr w:type="spellEnd"/>
      <w:r w:rsidRPr="00323157">
        <w:t xml:space="preserve"> es una instancia independiente de </w:t>
      </w:r>
      <w:proofErr w:type="spellStart"/>
      <w:r w:rsidRPr="00323157">
        <w:t>Lucene</w:t>
      </w:r>
      <w:proofErr w:type="spellEnd"/>
      <w:r w:rsidRPr="00323157">
        <w:t xml:space="preserv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xml:space="preserve">: Una réplica es una copia de un </w:t>
      </w:r>
      <w:proofErr w:type="spellStart"/>
      <w:r w:rsidRPr="00323157">
        <w:t>shard</w:t>
      </w:r>
      <w:proofErr w:type="spellEnd"/>
      <w:r w:rsidRPr="00323157">
        <w:t>.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6632A8AB" w:rsidR="00711042" w:rsidRPr="00481D83" w:rsidRDefault="00711042" w:rsidP="00865622">
      <w:pPr>
        <w:pStyle w:val="Descripcin"/>
      </w:pPr>
      <w:bookmarkStart w:id="280" w:name="_Toc139582960"/>
      <w:r>
        <w:t xml:space="preserve">Ilustración </w:t>
      </w:r>
      <w:r w:rsidR="00000000">
        <w:fldChar w:fldCharType="begin"/>
      </w:r>
      <w:r w:rsidR="00000000">
        <w:instrText xml:space="preserve"> SEQ Ilustración \* ARABIC </w:instrText>
      </w:r>
      <w:r w:rsidR="00000000">
        <w:fldChar w:fldCharType="separate"/>
      </w:r>
      <w:r w:rsidR="0090119B">
        <w:rPr>
          <w:noProof/>
        </w:rPr>
        <w:t>5</w:t>
      </w:r>
      <w:r w:rsidR="00000000">
        <w:rPr>
          <w:noProof/>
        </w:rPr>
        <w:fldChar w:fldCharType="end"/>
      </w:r>
      <w:r>
        <w:t xml:space="preserve"> - Relación entre los componentes de Elasticsearch</w:t>
      </w:r>
      <w:r w:rsidR="00FD47D4">
        <w:t xml:space="preserve"> </w:t>
      </w:r>
      <w:hyperlink r:id="rId25" w:history="1">
        <w:r w:rsidR="00FD47D4" w:rsidRPr="00FD47D4">
          <w:rPr>
            <w:rStyle w:val="Hipervnculo"/>
          </w:rPr>
          <w:t>[Fuente]</w:t>
        </w:r>
        <w:bookmarkEnd w:id="280"/>
      </w:hyperlink>
    </w:p>
    <w:p w14:paraId="29BB7D17" w14:textId="6E343B1A" w:rsidR="00323157" w:rsidRDefault="0022428F" w:rsidP="00B7058D">
      <w:pPr>
        <w:pStyle w:val="Ttulo4"/>
        <w:numPr>
          <w:ilvl w:val="2"/>
          <w:numId w:val="17"/>
        </w:numPr>
        <w:pPrChange w:id="281" w:author="Alfonso Díez Ramírez" w:date="2023-07-11T13:40:00Z">
          <w:pPr>
            <w:pStyle w:val="Ttulo4"/>
          </w:pPr>
        </w:pPrChange>
      </w:pPr>
      <w:proofErr w:type="spellStart"/>
      <w:r w:rsidRPr="00323157">
        <w:t>Logstash</w:t>
      </w:r>
      <w:proofErr w:type="spellEnd"/>
      <w:r w:rsidRPr="00D05272">
        <w:t xml:space="preserve"> </w:t>
      </w:r>
    </w:p>
    <w:p w14:paraId="60E12F29" w14:textId="2634B17C" w:rsidR="00C052FD" w:rsidRDefault="00C052FD" w:rsidP="00C052FD">
      <w:proofErr w:type="spellStart"/>
      <w:r>
        <w:t>Logstash</w:t>
      </w:r>
      <w:proofErr w:type="spellEnd"/>
      <w:r>
        <w:t xml:space="preserve"> es una herramienta de procesamiento y transporte de datos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desarrollada por </w:t>
      </w:r>
      <w:proofErr w:type="spellStart"/>
      <w:r>
        <w:t>Elastic</w:t>
      </w:r>
      <w:proofErr w:type="spellEnd"/>
      <w:r>
        <w:t>. Se utiliza para recopilar, transformar y enviar datos de diferentes fuentes a Elasticsearch u otros destinos, como bases de datos o sistemas de almacenamiento.</w:t>
      </w:r>
    </w:p>
    <w:p w14:paraId="0E957FD2" w14:textId="77777777" w:rsidR="0044673E" w:rsidRDefault="0044673E" w:rsidP="00C052FD">
      <w:r w:rsidRPr="0044673E">
        <w:t xml:space="preserve">La arquitectura de </w:t>
      </w:r>
      <w:proofErr w:type="spellStart"/>
      <w:r w:rsidRPr="0044673E">
        <w:t>Logstash</w:t>
      </w:r>
      <w:proofErr w:type="spellEnd"/>
      <w:r w:rsidRPr="0044673E">
        <w:t xml:space="preserve"> permite una gran flexibilidad y escalabilidad. Puedes ejecutar múltiples instancias de </w:t>
      </w:r>
      <w:proofErr w:type="spellStart"/>
      <w:r w:rsidRPr="0044673E">
        <w:t>Logstash</w:t>
      </w:r>
      <w:proofErr w:type="spellEnd"/>
      <w:r w:rsidRPr="0044673E">
        <w:t xml:space="preserve"> en paralelo para procesar grandes volúmenes de datos y distribuir la carga de trabajo</w:t>
      </w:r>
      <w:r>
        <w:t xml:space="preserve">. Esta </w:t>
      </w:r>
      <w:r w:rsidR="00C052FD">
        <w:t xml:space="preserve">se basa en pipelines compuestos por diferentes etapas de procesamiento. </w:t>
      </w:r>
    </w:p>
    <w:p w14:paraId="26E1ECD6" w14:textId="4C54DF8C" w:rsidR="00C052FD" w:rsidRDefault="00C052FD" w:rsidP="00C052FD">
      <w:r>
        <w:t>Estas etapas son</w:t>
      </w:r>
      <w:sdt>
        <w:sdtPr>
          <w:id w:val="-1441608830"/>
          <w:citation/>
        </w:sdtPr>
        <w:sdtContent>
          <w:r w:rsidR="008B20EC">
            <w:fldChar w:fldCharType="begin"/>
          </w:r>
          <w:r w:rsidR="008B20EC">
            <w:instrText xml:space="preserve"> CITATION Ela1 \l 3082 </w:instrText>
          </w:r>
          <w:r w:rsidR="008B20EC">
            <w:fldChar w:fldCharType="separate"/>
          </w:r>
          <w:r w:rsidR="00765D72">
            <w:rPr>
              <w:noProof/>
            </w:rPr>
            <w:t xml:space="preserve"> </w:t>
          </w:r>
          <w:r w:rsidR="00765D72" w:rsidRPr="00765D72">
            <w:rPr>
              <w:noProof/>
            </w:rPr>
            <w:t>[30]</w:t>
          </w:r>
          <w:r w:rsidR="008B20EC">
            <w:fldChar w:fldCharType="end"/>
          </w:r>
        </w:sdtContent>
      </w:sdt>
      <w:r>
        <w:t>:</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w:t>
      </w:r>
      <w:proofErr w:type="spellStart"/>
      <w:r>
        <w:t>Logstash</w:t>
      </w:r>
      <w:proofErr w:type="spellEnd"/>
      <w:r>
        <w:t xml:space="preserve"> proporciona una amplia gama de </w:t>
      </w:r>
      <w:proofErr w:type="spellStart"/>
      <w:r>
        <w:t>plugins</w:t>
      </w:r>
      <w:proofErr w:type="spellEnd"/>
      <w:r>
        <w:t xml:space="preserve">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proofErr w:type="spellStart"/>
      <w:r w:rsidRPr="00664768">
        <w:rPr>
          <w:b/>
          <w:bCs/>
        </w:rPr>
        <w:t>Filter</w:t>
      </w:r>
      <w:proofErr w:type="spellEnd"/>
      <w:r>
        <w:t xml:space="preserve">: En esta etapa, </w:t>
      </w:r>
      <w:proofErr w:type="spellStart"/>
      <w:r>
        <w:t>Logstash</w:t>
      </w:r>
      <w:proofErr w:type="spellEnd"/>
      <w:r>
        <w:t xml:space="preserve"> realiza transformaciones y enriquecimientos de los datos recibidos. Los </w:t>
      </w:r>
      <w:proofErr w:type="spellStart"/>
      <w:r>
        <w:t>plugins</w:t>
      </w:r>
      <w:proofErr w:type="spellEnd"/>
      <w:r>
        <w:t xml:space="preserve">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xml:space="preserve">: En esta etapa, los datos procesados se envían a un destino específico. </w:t>
      </w:r>
      <w:proofErr w:type="spellStart"/>
      <w:r>
        <w:t>Logstash</w:t>
      </w:r>
      <w:proofErr w:type="spellEnd"/>
      <w:r>
        <w:t xml:space="preserve"> proporciona una variedad de </w:t>
      </w:r>
      <w:proofErr w:type="spellStart"/>
      <w:r>
        <w:t>plugins</w:t>
      </w:r>
      <w:proofErr w:type="spellEnd"/>
      <w:r>
        <w:t xml:space="preserve">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6C74A5AE" w:rsidR="00323157" w:rsidRDefault="0022428F" w:rsidP="00B7058D">
      <w:pPr>
        <w:pStyle w:val="Ttulo4"/>
        <w:numPr>
          <w:ilvl w:val="2"/>
          <w:numId w:val="17"/>
        </w:numPr>
        <w:pPrChange w:id="282" w:author="Alfonso Díez Ramírez" w:date="2023-07-11T13:40:00Z">
          <w:pPr>
            <w:pStyle w:val="Ttulo4"/>
            <w:ind w:left="1080"/>
          </w:pPr>
        </w:pPrChange>
      </w:pPr>
      <w:proofErr w:type="spellStart"/>
      <w:r w:rsidRPr="00323157">
        <w:t>Kibana</w:t>
      </w:r>
      <w:proofErr w:type="spellEnd"/>
      <w:r w:rsidRPr="00D05272">
        <w:t xml:space="preserve"> </w:t>
      </w:r>
    </w:p>
    <w:p w14:paraId="0EC57F71" w14:textId="3BA66382" w:rsidR="00775B81" w:rsidRPr="00D05272" w:rsidRDefault="0022428F" w:rsidP="00323157">
      <w:r w:rsidRPr="00D05272">
        <w:t xml:space="preserve">Es una interfaz web que se utiliza para visualizar y explorar los datos almacenados en Elasticsearch. </w:t>
      </w:r>
      <w:proofErr w:type="spellStart"/>
      <w:r w:rsidRPr="00D05272">
        <w:t>Kibana</w:t>
      </w:r>
      <w:proofErr w:type="spellEnd"/>
      <w:r w:rsidRPr="00D05272">
        <w:t xml:space="preserve">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ins w:id="283" w:author="Alfonso Díez Ramírez" w:date="2023-07-11T13:27:00Z">
        <w:r w:rsidR="00B72764" w:rsidRPr="00B72764">
          <w:t xml:space="preserve"> </w:t>
        </w:r>
      </w:ins>
      <w:moveToRangeStart w:id="284" w:author="Alfonso Díez Ramírez" w:date="2023-07-11T13:27:00Z" w:name="move139974485"/>
      <w:sdt>
        <w:sdtPr>
          <w:id w:val="827024357"/>
          <w:citation/>
        </w:sdtPr>
        <w:sdtContent>
          <w:moveTo w:id="285" w:author="Alfonso Díez Ramírez" w:date="2023-07-11T13:27:00Z">
            <w:r w:rsidR="00B72764">
              <w:fldChar w:fldCharType="begin"/>
            </w:r>
            <w:r w:rsidR="00B72764">
              <w:instrText xml:space="preserve"> CITATION Ela2 \l 3082 </w:instrText>
            </w:r>
            <w:r w:rsidR="00B72764">
              <w:fldChar w:fldCharType="separate"/>
            </w:r>
          </w:moveTo>
          <w:r w:rsidR="00765D72" w:rsidRPr="00765D72">
            <w:rPr>
              <w:noProof/>
            </w:rPr>
            <w:t>[31]</w:t>
          </w:r>
          <w:moveTo w:id="286" w:author="Alfonso Díez Ramírez" w:date="2023-07-11T13:27:00Z">
            <w:r w:rsidR="00B72764">
              <w:fldChar w:fldCharType="end"/>
            </w:r>
          </w:moveTo>
        </w:sdtContent>
      </w:sdt>
      <w:moveToRangeEnd w:id="284"/>
      <w:r w:rsidRPr="00D05272">
        <w:t>.</w:t>
      </w:r>
      <w:r w:rsidR="008B20EC">
        <w:t xml:space="preserve"> </w:t>
      </w:r>
      <w:moveFromRangeStart w:id="287" w:author="Alfonso Díez Ramírez" w:date="2023-07-11T13:27:00Z" w:name="move139974485"/>
      <w:sdt>
        <w:sdtPr>
          <w:id w:val="-354353815"/>
          <w:citation/>
        </w:sdtPr>
        <w:sdtContent>
          <w:moveFrom w:id="288" w:author="Alfonso Díez Ramírez" w:date="2023-07-11T13:27:00Z">
            <w:r w:rsidR="008B20EC" w:rsidDel="00B72764">
              <w:fldChar w:fldCharType="begin"/>
            </w:r>
            <w:r w:rsidR="008B20EC" w:rsidDel="00B72764">
              <w:instrText xml:space="preserve"> CITATION Ela2 \l 3082 </w:instrText>
            </w:r>
            <w:r w:rsidR="008B20EC" w:rsidDel="00B72764">
              <w:fldChar w:fldCharType="separate"/>
            </w:r>
            <w:r w:rsidR="00D64F19" w:rsidRPr="00D64F19" w:rsidDel="00B72764">
              <w:rPr>
                <w:noProof/>
              </w:rPr>
              <w:t>[34]</w:t>
            </w:r>
            <w:r w:rsidR="008B20EC" w:rsidDel="00B72764">
              <w:fldChar w:fldCharType="end"/>
            </w:r>
          </w:moveFrom>
        </w:sdtContent>
      </w:sdt>
      <w:moveFromRangeEnd w:id="287"/>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6"/>
                    <a:stretch>
                      <a:fillRect/>
                    </a:stretch>
                  </pic:blipFill>
                  <pic:spPr>
                    <a:xfrm>
                      <a:off x="0" y="0"/>
                      <a:ext cx="5400040" cy="2806065"/>
                    </a:xfrm>
                    <a:prstGeom prst="rect">
                      <a:avLst/>
                    </a:prstGeom>
                  </pic:spPr>
                </pic:pic>
              </a:graphicData>
            </a:graphic>
          </wp:inline>
        </w:drawing>
      </w:r>
    </w:p>
    <w:p w14:paraId="742E76F9" w14:textId="0961F099" w:rsidR="0022428F" w:rsidRDefault="001D0230" w:rsidP="00865622">
      <w:pPr>
        <w:pStyle w:val="Descripcin"/>
      </w:pPr>
      <w:bookmarkStart w:id="289" w:name="_Toc139582961"/>
      <w:r>
        <w:t xml:space="preserve">Ilustración </w:t>
      </w:r>
      <w:r w:rsidR="00000000">
        <w:fldChar w:fldCharType="begin"/>
      </w:r>
      <w:r w:rsidR="00000000">
        <w:instrText xml:space="preserve"> SEQ Ilustración \* ARABIC </w:instrText>
      </w:r>
      <w:r w:rsidR="00000000">
        <w:fldChar w:fldCharType="separate"/>
      </w:r>
      <w:r w:rsidR="0090119B">
        <w:rPr>
          <w:noProof/>
        </w:rPr>
        <w:t>6</w:t>
      </w:r>
      <w:r w:rsidR="00000000">
        <w:rPr>
          <w:noProof/>
        </w:rPr>
        <w:fldChar w:fldCharType="end"/>
      </w:r>
      <w:r>
        <w:t xml:space="preserve"> - </w:t>
      </w:r>
      <w:proofErr w:type="spellStart"/>
      <w:r>
        <w:t>Landing</w:t>
      </w:r>
      <w:proofErr w:type="spellEnd"/>
      <w:r>
        <w:t xml:space="preserve"> page de </w:t>
      </w:r>
      <w:proofErr w:type="spellStart"/>
      <w:r>
        <w:t>Kibana</w:t>
      </w:r>
      <w:proofErr w:type="spellEnd"/>
      <w:r>
        <w:t xml:space="preserve"> tras realizar el </w:t>
      </w:r>
      <w:proofErr w:type="spellStart"/>
      <w:r>
        <w:t>login</w:t>
      </w:r>
      <w:bookmarkEnd w:id="289"/>
      <w:proofErr w:type="spellEnd"/>
    </w:p>
    <w:p w14:paraId="792C5FD7" w14:textId="3665AE6C" w:rsidR="001D0230" w:rsidRDefault="00775B81" w:rsidP="001D0230">
      <w:r>
        <w:t xml:space="preserve">Las principales funcionalidades nativas de </w:t>
      </w:r>
      <w:proofErr w:type="spellStart"/>
      <w:r>
        <w:t>Kibana</w:t>
      </w:r>
      <w:proofErr w:type="spellEnd"/>
      <w:r>
        <w:t xml:space="preserve"> son:</w:t>
      </w:r>
    </w:p>
    <w:p w14:paraId="2EA4EFE6" w14:textId="273E3E96" w:rsidR="00775B81" w:rsidRDefault="00775B81" w:rsidP="00775B81">
      <w:pPr>
        <w:numPr>
          <w:ilvl w:val="0"/>
          <w:numId w:val="22"/>
        </w:numPr>
      </w:pPr>
      <w:r w:rsidRPr="00775B81">
        <w:t xml:space="preserve">Búsqueda y consulta de datos: </w:t>
      </w:r>
      <w:proofErr w:type="spellStart"/>
      <w:r w:rsidRPr="00775B81">
        <w:t>Kibana</w:t>
      </w:r>
      <w:proofErr w:type="spellEnd"/>
      <w:r w:rsidRPr="00775B81">
        <w:t xml:space="preserve">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7"/>
                    <a:stretch>
                      <a:fillRect/>
                    </a:stretch>
                  </pic:blipFill>
                  <pic:spPr>
                    <a:xfrm>
                      <a:off x="0" y="0"/>
                      <a:ext cx="5006548" cy="2413788"/>
                    </a:xfrm>
                    <a:prstGeom prst="rect">
                      <a:avLst/>
                    </a:prstGeom>
                  </pic:spPr>
                </pic:pic>
              </a:graphicData>
            </a:graphic>
          </wp:inline>
        </w:drawing>
      </w:r>
    </w:p>
    <w:p w14:paraId="5AA2AB94" w14:textId="626B2A23" w:rsidR="001D0230" w:rsidRPr="00775B81" w:rsidRDefault="001D0230" w:rsidP="00865622">
      <w:pPr>
        <w:pStyle w:val="Descripcin"/>
        <w:rPr>
          <w:szCs w:val="22"/>
        </w:rPr>
      </w:pPr>
      <w:bookmarkStart w:id="290" w:name="_Toc139582962"/>
      <w:r>
        <w:t xml:space="preserve">Ilustración </w:t>
      </w:r>
      <w:r w:rsidR="00000000">
        <w:fldChar w:fldCharType="begin"/>
      </w:r>
      <w:r w:rsidR="00000000">
        <w:instrText xml:space="preserve"> SEQ Ilustración \* ARABIC </w:instrText>
      </w:r>
      <w:r w:rsidR="00000000">
        <w:fldChar w:fldCharType="separate"/>
      </w:r>
      <w:r w:rsidR="0090119B">
        <w:rPr>
          <w:noProof/>
        </w:rPr>
        <w:t>7</w:t>
      </w:r>
      <w:r w:rsidR="00000000">
        <w:rPr>
          <w:noProof/>
        </w:rPr>
        <w:fldChar w:fldCharType="end"/>
      </w:r>
      <w:r>
        <w:t xml:space="preserve"> - Consola dentro de </w:t>
      </w:r>
      <w:proofErr w:type="spellStart"/>
      <w:r>
        <w:t>Kibana</w:t>
      </w:r>
      <w:proofErr w:type="spellEnd"/>
      <w:r>
        <w:t>, desde donde podríamos lanzar peticiones y visualizar los resultados</w:t>
      </w:r>
      <w:bookmarkEnd w:id="290"/>
    </w:p>
    <w:p w14:paraId="08942453" w14:textId="77777777" w:rsidR="00775B81" w:rsidRPr="00775B81" w:rsidRDefault="00775B81" w:rsidP="00775B81">
      <w:pPr>
        <w:numPr>
          <w:ilvl w:val="0"/>
          <w:numId w:val="22"/>
        </w:numPr>
      </w:pPr>
      <w:r w:rsidRPr="00775B81">
        <w:t xml:space="preserve">Visualización de datos: </w:t>
      </w:r>
      <w:proofErr w:type="spellStart"/>
      <w:r w:rsidRPr="00775B81">
        <w:t>Kibana</w:t>
      </w:r>
      <w:proofErr w:type="spellEnd"/>
      <w:r w:rsidRPr="00775B81">
        <w:t xml:space="preserve">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proofErr w:type="spellStart"/>
      <w:r w:rsidRPr="00775B81">
        <w:t>Dashboards</w:t>
      </w:r>
      <w:proofErr w:type="spellEnd"/>
      <w:r w:rsidRPr="00775B81">
        <w:t xml:space="preserve"> interactivos: </w:t>
      </w:r>
      <w:r>
        <w:t xml:space="preserve">nos </w:t>
      </w:r>
      <w:r w:rsidRPr="00775B81">
        <w:t xml:space="preserve">permite crear paneles interactivos que contienen múltiples visualizaciones y tablas. Estos paneles, conocidos como </w:t>
      </w:r>
      <w:proofErr w:type="spellStart"/>
      <w:r w:rsidRPr="00775B81">
        <w:t>dashboards</w:t>
      </w:r>
      <w:proofErr w:type="spellEnd"/>
      <w:r w:rsidRPr="00775B81">
        <w:t xml:space="preserve">, permiten organizar y presentar los datos de manera coherente en un solo lugar. Los usuarios pueden personalizar los </w:t>
      </w:r>
      <w:proofErr w:type="spellStart"/>
      <w:r w:rsidRPr="00775B81">
        <w:t>dashboards</w:t>
      </w:r>
      <w:proofErr w:type="spellEnd"/>
      <w:r w:rsidRPr="00775B81">
        <w:t xml:space="preserve">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w:t>
      </w:r>
      <w:proofErr w:type="spellStart"/>
      <w:r w:rsidRPr="00775B81">
        <w:t>Kibana</w:t>
      </w:r>
      <w:proofErr w:type="spellEnd"/>
      <w:r w:rsidRPr="00775B81">
        <w:t xml:space="preserve">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 xml:space="preserve">en </w:t>
      </w:r>
      <w:proofErr w:type="spellStart"/>
      <w:r>
        <w:t>Kibana</w:t>
      </w:r>
      <w:proofErr w:type="spellEnd"/>
      <w:r>
        <w:t xml:space="preserve">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w:t>
      </w:r>
      <w:proofErr w:type="spellStart"/>
      <w:r w:rsidRPr="00775B81">
        <w:t>Kibana</w:t>
      </w:r>
      <w:proofErr w:type="spellEnd"/>
      <w:r w:rsidRPr="00775B81">
        <w:t xml:space="preserve">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39CD7E45" w:rsidR="0022428F" w:rsidRDefault="0022428F" w:rsidP="00B7058D">
      <w:pPr>
        <w:pStyle w:val="Ttulo3"/>
        <w:numPr>
          <w:ilvl w:val="1"/>
          <w:numId w:val="17"/>
        </w:numPr>
        <w:pPrChange w:id="291" w:author="Alfonso Díez Ramírez" w:date="2023-07-11T13:40:00Z">
          <w:pPr>
            <w:pStyle w:val="Ttulo3"/>
            <w:ind w:left="720"/>
          </w:pPr>
        </w:pPrChange>
      </w:pPr>
      <w:bookmarkStart w:id="292" w:name="_Toc140005135"/>
      <w:proofErr w:type="spellStart"/>
      <w:r>
        <w:lastRenderedPageBreak/>
        <w:t>Kubernetes</w:t>
      </w:r>
      <w:proofErr w:type="spellEnd"/>
      <w:r>
        <w:t xml:space="preserve"> y K3S</w:t>
      </w:r>
      <w:bookmarkEnd w:id="292"/>
    </w:p>
    <w:p w14:paraId="02DD670B" w14:textId="1CE018F1" w:rsidR="0022428F" w:rsidRPr="00C30F62" w:rsidRDefault="0022428F" w:rsidP="0022428F">
      <w:proofErr w:type="spellStart"/>
      <w:r w:rsidRPr="00C30F62">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w:t>
      </w:r>
      <w:proofErr w:type="spellStart"/>
      <w:r w:rsidRPr="00C30F62">
        <w:t>Foundation</w:t>
      </w:r>
      <w:proofErr w:type="spellEnd"/>
      <w:r w:rsidRPr="00C30F62">
        <w:t xml:space="preserve"> (CNCF</w:t>
      </w:r>
      <w:r w:rsidR="0048285F">
        <w:fldChar w:fldCharType="begin"/>
      </w:r>
      <w:r w:rsidR="0048285F">
        <w:instrText xml:space="preserve"> XE "</w:instrText>
      </w:r>
      <w:r w:rsidR="0048285F" w:rsidRPr="00637DAF">
        <w:instrText>CNCF:La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xml:space="preserve">). </w:t>
      </w:r>
      <w:proofErr w:type="spellStart"/>
      <w:r w:rsidRPr="00C30F62">
        <w:t>Kubernetes</w:t>
      </w:r>
      <w:proofErr w:type="spellEnd"/>
      <w:r w:rsidRPr="00C30F62">
        <w:t xml:space="preserve">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 xml:space="preserve">La principal función de </w:t>
      </w:r>
      <w:proofErr w:type="spellStart"/>
      <w:r w:rsidRPr="00C30F62">
        <w:t>Kubernetes</w:t>
      </w:r>
      <w:proofErr w:type="spellEnd"/>
      <w:r w:rsidRPr="00C30F62">
        <w:t xml:space="preserve">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49D1C4BA" w:rsidR="0022428F" w:rsidRPr="00C30F62" w:rsidRDefault="0022428F" w:rsidP="0022428F">
      <w:r w:rsidRPr="00C30F62">
        <w:t xml:space="preserve">Algunas características clave de </w:t>
      </w:r>
      <w:proofErr w:type="spellStart"/>
      <w:r w:rsidRPr="00C30F62">
        <w:t>Kubernetes</w:t>
      </w:r>
      <w:proofErr w:type="spellEnd"/>
      <w:r w:rsidRPr="00C30F62">
        <w:t xml:space="preserve"> </w:t>
      </w:r>
      <w:r>
        <w:t>son</w:t>
      </w:r>
      <w:sdt>
        <w:sdtPr>
          <w:id w:val="615639323"/>
          <w:citation/>
        </w:sdtPr>
        <w:sdtContent>
          <w:r w:rsidR="00F658B3">
            <w:fldChar w:fldCharType="begin"/>
          </w:r>
          <w:r w:rsidR="00F658B3">
            <w:instrText xml:space="preserve"> CITATION kub \l 3082 </w:instrText>
          </w:r>
          <w:r w:rsidR="00F658B3">
            <w:fldChar w:fldCharType="separate"/>
          </w:r>
          <w:r w:rsidR="00765D72">
            <w:rPr>
              <w:noProof/>
            </w:rPr>
            <w:t xml:space="preserve"> </w:t>
          </w:r>
          <w:r w:rsidR="00765D72" w:rsidRPr="00765D72">
            <w:rPr>
              <w:noProof/>
            </w:rPr>
            <w:t>[32]</w:t>
          </w:r>
          <w:r w:rsidR="00F658B3">
            <w:fldChar w:fldCharType="end"/>
          </w:r>
        </w:sdtContent>
      </w:sdt>
      <w:r w:rsidRPr="00C30F62">
        <w:t>:</w:t>
      </w:r>
    </w:p>
    <w:p w14:paraId="57A666EC" w14:textId="77777777" w:rsidR="0022428F" w:rsidRPr="00C30F62" w:rsidRDefault="0022428F" w:rsidP="0022428F">
      <w:pPr>
        <w:numPr>
          <w:ilvl w:val="0"/>
          <w:numId w:val="7"/>
        </w:numPr>
      </w:pPr>
      <w:r w:rsidRPr="00E750CD">
        <w:rPr>
          <w:b/>
          <w:bCs/>
        </w:rPr>
        <w:t>Escalado automático</w:t>
      </w:r>
      <w:r w:rsidRPr="00C30F62">
        <w:t xml:space="preserve">: </w:t>
      </w:r>
      <w:proofErr w:type="spellStart"/>
      <w:r w:rsidRPr="00C30F62">
        <w:t>Kubernetes</w:t>
      </w:r>
      <w:proofErr w:type="spellEnd"/>
      <w:r w:rsidRPr="00C30F62">
        <w:t xml:space="preserve">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xml:space="preserve">: </w:t>
      </w:r>
      <w:proofErr w:type="spellStart"/>
      <w:r w:rsidRPr="00C30F62">
        <w:t>Kubernetes</w:t>
      </w:r>
      <w:proofErr w:type="spellEnd"/>
      <w:r w:rsidRPr="00C30F62">
        <w:t xml:space="preserve"> garantiza que las aplicaciones estén siempre disponibles, incluso en caso de fallos en los nodos del clúster. Si un nodo falla, </w:t>
      </w:r>
      <w:proofErr w:type="spellStart"/>
      <w:r w:rsidRPr="00C30F62">
        <w:t>Kubernetes</w:t>
      </w:r>
      <w:proofErr w:type="spellEnd"/>
      <w:r w:rsidRPr="00C30F62">
        <w:t xml:space="preserve">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xml:space="preserve">: Se define el estado deseado de la aplicación y </w:t>
      </w:r>
      <w:proofErr w:type="spellStart"/>
      <w:r w:rsidRPr="00C30F62">
        <w:t>Kubernetes</w:t>
      </w:r>
      <w:proofErr w:type="spellEnd"/>
      <w:r w:rsidRPr="00C30F62">
        <w:t xml:space="preserve">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xml:space="preserve">: </w:t>
      </w:r>
      <w:proofErr w:type="spellStart"/>
      <w:r w:rsidRPr="00C30F62">
        <w:t>Kubernetes</w:t>
      </w:r>
      <w:proofErr w:type="spellEnd"/>
      <w:r w:rsidRPr="00C30F62">
        <w:t xml:space="preserve">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proofErr w:type="spellStart"/>
      <w:r w:rsidRPr="00E750CD">
        <w:rPr>
          <w:b/>
          <w:bCs/>
        </w:rPr>
        <w:t>Networking</w:t>
      </w:r>
      <w:proofErr w:type="spellEnd"/>
      <w:r w:rsidRPr="00C30F62">
        <w:t xml:space="preserve">: </w:t>
      </w:r>
      <w:proofErr w:type="spellStart"/>
      <w:r w:rsidRPr="00C30F62">
        <w:t>Kubernetes</w:t>
      </w:r>
      <w:proofErr w:type="spellEnd"/>
      <w:r w:rsidRPr="00C30F62">
        <w:t xml:space="preserve">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xml:space="preserve">: </w:t>
      </w:r>
      <w:proofErr w:type="spellStart"/>
      <w:r w:rsidRPr="00C30F62">
        <w:t>Kubernetes</w:t>
      </w:r>
      <w:proofErr w:type="spellEnd"/>
      <w:r w:rsidRPr="00C30F62">
        <w:t xml:space="preserve">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w:t>
      </w:r>
      <w:proofErr w:type="spellStart"/>
      <w:r w:rsidRPr="00C30F62">
        <w:t>Kubernetes</w:t>
      </w:r>
      <w:proofErr w:type="spellEnd"/>
      <w:r w:rsidRPr="00C30F62">
        <w:t xml:space="preserve"> diseñada para entornos con recursos limitados, como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sistemas embebidos o entornos de prueba y desarrollo. Fue desarrollado por </w:t>
      </w:r>
      <w:proofErr w:type="spellStart"/>
      <w:r w:rsidRPr="00C30F62">
        <w:t>Rancher</w:t>
      </w:r>
      <w:proofErr w:type="spellEnd"/>
      <w:r w:rsidRPr="00C30F62">
        <w:t xml:space="preserve"> </w:t>
      </w:r>
      <w:proofErr w:type="spellStart"/>
      <w:r w:rsidRPr="00C30F62">
        <w:t>Labs</w:t>
      </w:r>
      <w:proofErr w:type="spellEnd"/>
      <w:r w:rsidRPr="00C30F62">
        <w:t xml:space="preserve"> como una alternativa simplificada y optimizada de </w:t>
      </w:r>
      <w:proofErr w:type="spellStart"/>
      <w:r w:rsidRPr="00C30F62">
        <w:t>Kubernetes</w:t>
      </w:r>
      <w:proofErr w:type="spellEnd"/>
      <w:r w:rsidRPr="00C30F62">
        <w:t>.</w:t>
      </w:r>
    </w:p>
    <w:p w14:paraId="0F88764D" w14:textId="1719D796" w:rsidR="0022428F" w:rsidRPr="00C30F62" w:rsidRDefault="0022428F" w:rsidP="0022428F">
      <w:proofErr w:type="spellStart"/>
      <w:r w:rsidRPr="00C30F62">
        <w:lastRenderedPageBreak/>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w:t>
      </w:r>
      <w:proofErr w:type="spellStart"/>
      <w:r w:rsidRPr="00C30F62">
        <w:t>Kubernetes</w:t>
      </w:r>
      <w:proofErr w:type="spellEnd"/>
      <w:r w:rsidRPr="00C30F62">
        <w:t xml:space="preserve"> completo puede ser compleja y requerir recursos significativos.</w:t>
      </w:r>
    </w:p>
    <w:p w14:paraId="012F2BB6" w14:textId="77777777" w:rsidR="0022428F" w:rsidRPr="00C30F62" w:rsidRDefault="0022428F" w:rsidP="0022428F">
      <w:r w:rsidRPr="00C30F62">
        <w:t xml:space="preserve">K3s aborda esta problemática al ofrecer una versión más ligera y simplificada de </w:t>
      </w:r>
      <w:proofErr w:type="spellStart"/>
      <w:r w:rsidRPr="00C30F62">
        <w:t>Kubernetes</w:t>
      </w:r>
      <w:proofErr w:type="spellEnd"/>
      <w:r w:rsidRPr="00C30F62">
        <w:t xml:space="preserve">. Proporciona todas las funcionalidades clave de </w:t>
      </w:r>
      <w:proofErr w:type="spellStart"/>
      <w:r w:rsidRPr="00C30F62">
        <w:t>Kubernetes</w:t>
      </w:r>
      <w:proofErr w:type="spellEnd"/>
      <w:r w:rsidRPr="00C30F62">
        <w:t>, como la programación de contenedores, el escalado automático, la tolerancia a fallos y la administración centralizada, pero con un enfoque más ligero y fácil de implementar.</w:t>
      </w:r>
    </w:p>
    <w:p w14:paraId="09ACA064" w14:textId="23989395" w:rsidR="0022428F" w:rsidRPr="00C30F62" w:rsidRDefault="0022428F" w:rsidP="0022428F">
      <w:r w:rsidRPr="00C30F62">
        <w:t>Algunas de las características destacadas de K3s incluyen</w:t>
      </w:r>
      <w:sdt>
        <w:sdtPr>
          <w:id w:val="-1028409579"/>
          <w:citation/>
        </w:sdtPr>
        <w:sdtContent>
          <w:r w:rsidR="00F658B3">
            <w:fldChar w:fldCharType="begin"/>
          </w:r>
          <w:r w:rsidR="00F658B3">
            <w:instrText xml:space="preserve"> CITATION k3s \l 3082 </w:instrText>
          </w:r>
          <w:r w:rsidR="00F658B3">
            <w:fldChar w:fldCharType="separate"/>
          </w:r>
          <w:r w:rsidR="00765D72">
            <w:rPr>
              <w:noProof/>
            </w:rPr>
            <w:t xml:space="preserve"> </w:t>
          </w:r>
          <w:r w:rsidR="00765D72" w:rsidRPr="00765D72">
            <w:rPr>
              <w:noProof/>
            </w:rPr>
            <w:t>[33]</w:t>
          </w:r>
          <w:r w:rsidR="00F658B3">
            <w:fldChar w:fldCharType="end"/>
          </w:r>
        </w:sdtContent>
      </w:sdt>
      <w:r w:rsidRPr="00C30F62">
        <w:t>:</w:t>
      </w:r>
    </w:p>
    <w:p w14:paraId="3E91C371" w14:textId="77777777" w:rsidR="0022428F" w:rsidRPr="00C30F62" w:rsidRDefault="0022428F" w:rsidP="0022428F">
      <w:pPr>
        <w:numPr>
          <w:ilvl w:val="0"/>
          <w:numId w:val="6"/>
        </w:numPr>
      </w:pPr>
      <w:r w:rsidRPr="00E750CD">
        <w:rPr>
          <w:b/>
          <w:bCs/>
        </w:rPr>
        <w:t>Tamaño reducido</w:t>
      </w:r>
      <w:r w:rsidRPr="00C30F62">
        <w:t xml:space="preserve">: K3s tiene un tamaño de distribución mucho más pequeño en comparación con </w:t>
      </w:r>
      <w:proofErr w:type="spellStart"/>
      <w:r w:rsidRPr="00C30F62">
        <w:t>Kubernetes</w:t>
      </w:r>
      <w:proofErr w:type="spellEnd"/>
      <w:r w:rsidRPr="00C30F62">
        <w:t xml:space="preserve">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w:t>
      </w:r>
      <w:proofErr w:type="spellStart"/>
      <w:r w:rsidRPr="00C30F62">
        <w:t>Kubernetes</w:t>
      </w:r>
      <w:proofErr w:type="spellEnd"/>
      <w:r w:rsidRPr="00C30F62">
        <w:t>.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 xml:space="preserve">La simplicidad y eficiencia de K3s lo hacen especialmente adecuado para entornos de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donde se requiere una orquestación ligera y eficiente de contenedores. Permite desplegar y administrar fácilmente clústeres de contenedores en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w:t>
      </w:r>
      <w:proofErr w:type="spellStart"/>
      <w:r w:rsidRPr="00C30F62">
        <w:t>Kubernetes</w:t>
      </w:r>
      <w:proofErr w:type="spellEnd"/>
      <w:r w:rsidRPr="00C30F62">
        <w:t xml:space="preserve"> sin comprometer el rendimiento ni la funcionalidad.</w:t>
      </w:r>
    </w:p>
    <w:p w14:paraId="772F63B3" w14:textId="659B6076" w:rsidR="0022428F" w:rsidRDefault="0022428F" w:rsidP="00B7058D">
      <w:pPr>
        <w:pStyle w:val="Ttulo4"/>
        <w:numPr>
          <w:ilvl w:val="2"/>
          <w:numId w:val="17"/>
        </w:numPr>
        <w:pPrChange w:id="293" w:author="Alfonso Díez Ramírez" w:date="2023-07-11T13:41:00Z">
          <w:pPr>
            <w:pStyle w:val="Ttulo4"/>
            <w:ind w:left="1080"/>
          </w:pPr>
        </w:pPrChange>
      </w:pPr>
      <w:r>
        <w:t xml:space="preserve">Principales términos relacionados con </w:t>
      </w:r>
      <w:proofErr w:type="spellStart"/>
      <w:r>
        <w:t>Kubernete</w:t>
      </w:r>
      <w:r w:rsidR="00F658B3">
        <w:t>s</w:t>
      </w:r>
      <w:proofErr w:type="spellEnd"/>
    </w:p>
    <w:p w14:paraId="74C5A84C" w14:textId="38F00902" w:rsidR="00F658B3" w:rsidRPr="00F658B3" w:rsidRDefault="00F658B3" w:rsidP="00F658B3">
      <w:r>
        <w:t xml:space="preserve">Los principales términos y componentes de </w:t>
      </w:r>
      <w:proofErr w:type="spellStart"/>
      <w:r>
        <w:t>kubernetes</w:t>
      </w:r>
      <w:proofErr w:type="spellEnd"/>
      <w:r>
        <w:t xml:space="preserve"> son</w:t>
      </w:r>
      <w:sdt>
        <w:sdtPr>
          <w:id w:val="-977068026"/>
          <w:citation/>
        </w:sdtPr>
        <w:sdtContent>
          <w:r>
            <w:fldChar w:fldCharType="begin"/>
          </w:r>
          <w:r>
            <w:instrText xml:space="preserve"> CITATION kub \l 3082 </w:instrText>
          </w:r>
          <w:r>
            <w:fldChar w:fldCharType="separate"/>
          </w:r>
          <w:r w:rsidR="00765D72">
            <w:rPr>
              <w:noProof/>
            </w:rPr>
            <w:t xml:space="preserve"> </w:t>
          </w:r>
          <w:r w:rsidR="00765D72" w:rsidRPr="00765D72">
            <w:rPr>
              <w:noProof/>
            </w:rPr>
            <w:t>[32]</w:t>
          </w:r>
          <w:r>
            <w:fldChar w:fldCharType="end"/>
          </w:r>
        </w:sdtContent>
      </w:sdt>
      <w:r>
        <w:t>:</w:t>
      </w:r>
    </w:p>
    <w:p w14:paraId="7010B027" w14:textId="77777777" w:rsidR="0022428F" w:rsidRDefault="0022428F" w:rsidP="0022428F">
      <w:r w:rsidRPr="001A7374">
        <w:rPr>
          <w:b/>
          <w:bCs/>
        </w:rPr>
        <w:t>Nodo (</w:t>
      </w:r>
      <w:proofErr w:type="spellStart"/>
      <w:r w:rsidRPr="001A7374">
        <w:rPr>
          <w:b/>
          <w:bCs/>
        </w:rPr>
        <w:t>Node</w:t>
      </w:r>
      <w:proofErr w:type="spellEnd"/>
      <w:r w:rsidRPr="001A7374">
        <w:rPr>
          <w:b/>
          <w:bCs/>
        </w:rPr>
        <w:t>)</w:t>
      </w:r>
      <w:r>
        <w:t xml:space="preserve">: Un nodo es una máquina física o virtual que forma parte del clúster de </w:t>
      </w:r>
      <w:proofErr w:type="spellStart"/>
      <w:r>
        <w:t>Kubernetes</w:t>
      </w:r>
      <w:proofErr w:type="spellEnd"/>
      <w:r>
        <w:t xml:space="preserve">. Cada nodo tiene capacidad para ejecutar contenedores y se encarga de recibir y ejecutar las tareas asignadas por el planificador de </w:t>
      </w:r>
      <w:proofErr w:type="spellStart"/>
      <w:r>
        <w:t>Kubernetes</w:t>
      </w:r>
      <w:proofErr w:type="spellEnd"/>
      <w:r>
        <w:t>.</w:t>
      </w:r>
    </w:p>
    <w:p w14:paraId="4B42B82F" w14:textId="77777777" w:rsidR="0022428F" w:rsidRDefault="0022428F" w:rsidP="0022428F">
      <w:proofErr w:type="spellStart"/>
      <w:r w:rsidRPr="001A7374">
        <w:rPr>
          <w:b/>
          <w:bCs/>
        </w:rPr>
        <w:t>Pod</w:t>
      </w:r>
      <w:proofErr w:type="spellEnd"/>
      <w:r>
        <w:t xml:space="preserve">: Un </w:t>
      </w:r>
      <w:proofErr w:type="spellStart"/>
      <w:r>
        <w:t>pod</w:t>
      </w:r>
      <w:proofErr w:type="spellEnd"/>
      <w:r>
        <w:t xml:space="preserve"> es la unidad básica de despliegue en </w:t>
      </w:r>
      <w:proofErr w:type="spellStart"/>
      <w:r>
        <w:t>Kubernetes</w:t>
      </w:r>
      <w:proofErr w:type="spellEnd"/>
      <w:r>
        <w:t xml:space="preserve">. Representa un grupo de uno o más contenedores que comparten recursos y se ejecutan en el mismo nodo. Los </w:t>
      </w:r>
      <w:proofErr w:type="spellStart"/>
      <w:r>
        <w:t>pods</w:t>
      </w:r>
      <w:proofErr w:type="spellEnd"/>
      <w:r>
        <w:t xml:space="preserve"> son efímeros y pueden ser creados, escalados y eliminados fácilmente.</w:t>
      </w:r>
    </w:p>
    <w:p w14:paraId="59A0D231" w14:textId="77777777" w:rsidR="0022428F" w:rsidRDefault="0022428F" w:rsidP="0022428F">
      <w:proofErr w:type="spellStart"/>
      <w:r w:rsidRPr="001A7374">
        <w:rPr>
          <w:b/>
          <w:bCs/>
        </w:rPr>
        <w:lastRenderedPageBreak/>
        <w:t>Replication</w:t>
      </w:r>
      <w:proofErr w:type="spellEnd"/>
      <w:r w:rsidRPr="001A7374">
        <w:rPr>
          <w:b/>
          <w:bCs/>
        </w:rPr>
        <w:t xml:space="preserve"> </w:t>
      </w:r>
      <w:proofErr w:type="spellStart"/>
      <w:r w:rsidRPr="001A7374">
        <w:rPr>
          <w:b/>
          <w:bCs/>
        </w:rPr>
        <w:t>Controller</w:t>
      </w:r>
      <w:proofErr w:type="spellEnd"/>
      <w:r>
        <w:t xml:space="preserve">: El controlador de replicación es responsable de garantizar que un número específico de réplicas de un </w:t>
      </w:r>
      <w:proofErr w:type="spellStart"/>
      <w:r>
        <w:t>pod</w:t>
      </w:r>
      <w:proofErr w:type="spellEnd"/>
      <w:r>
        <w:t xml:space="preserve"> esté siempre en ejecución. Si el número de réplicas cae por debajo de lo especificado, el controlador de replicación crea nuevos </w:t>
      </w:r>
      <w:proofErr w:type="spellStart"/>
      <w:r>
        <w:t>pods</w:t>
      </w:r>
      <w:proofErr w:type="spellEnd"/>
      <w:r>
        <w:t xml:space="preserve"> para mantener el estado deseado.</w:t>
      </w:r>
    </w:p>
    <w:p w14:paraId="09AC89F4" w14:textId="77777777" w:rsidR="0022428F" w:rsidRDefault="0022428F" w:rsidP="0022428F">
      <w:r w:rsidRPr="001A7374">
        <w:rPr>
          <w:b/>
          <w:bCs/>
        </w:rPr>
        <w:t>Servicio (</w:t>
      </w:r>
      <w:proofErr w:type="spellStart"/>
      <w:r w:rsidRPr="001A7374">
        <w:rPr>
          <w:b/>
          <w:bCs/>
        </w:rPr>
        <w:t>Service</w:t>
      </w:r>
      <w:proofErr w:type="spellEnd"/>
      <w:r w:rsidRPr="001A7374">
        <w:rPr>
          <w:b/>
          <w:bCs/>
        </w:rPr>
        <w:t>)</w:t>
      </w:r>
      <w:r>
        <w:t xml:space="preserve">: Un servicio es un objeto de </w:t>
      </w:r>
      <w:proofErr w:type="spellStart"/>
      <w:r>
        <w:t>Kubernetes</w:t>
      </w:r>
      <w:proofErr w:type="spellEnd"/>
      <w:r>
        <w:t xml:space="preserve"> que define una política de red estable para acceder a un conjunto de </w:t>
      </w:r>
      <w:proofErr w:type="spellStart"/>
      <w:r>
        <w:t>pods</w:t>
      </w:r>
      <w:proofErr w:type="spellEnd"/>
      <w:r>
        <w:t xml:space="preserve">. Proporciona una dirección IP virtual y un nombre de DNS para permitir la comunicación con los </w:t>
      </w:r>
      <w:proofErr w:type="spellStart"/>
      <w:r>
        <w:t>pods</w:t>
      </w:r>
      <w:proofErr w:type="spellEnd"/>
      <w:r>
        <w:t xml:space="preserve"> a través de un conjunto de reglas de enrutamiento.</w:t>
      </w:r>
    </w:p>
    <w:p w14:paraId="3B351B8D" w14:textId="77777777" w:rsidR="0022428F" w:rsidRDefault="0022428F" w:rsidP="0022428F">
      <w:r w:rsidRPr="001A7374">
        <w:rPr>
          <w:b/>
          <w:bCs/>
        </w:rPr>
        <w:t>Volumen (</w:t>
      </w:r>
      <w:proofErr w:type="spellStart"/>
      <w:r w:rsidRPr="001A7374">
        <w:rPr>
          <w:b/>
          <w:bCs/>
        </w:rPr>
        <w:t>Volume</w:t>
      </w:r>
      <w:proofErr w:type="spellEnd"/>
      <w:r w:rsidRPr="001A7374">
        <w:rPr>
          <w:b/>
          <w:bCs/>
        </w:rPr>
        <w:t>)</w:t>
      </w:r>
      <w:r>
        <w:t xml:space="preserve">: Un volumen es un recurso de almacenamiento persistente que puede ser montado en uno o más </w:t>
      </w:r>
      <w:proofErr w:type="spellStart"/>
      <w:r>
        <w:t>pods</w:t>
      </w:r>
      <w:proofErr w:type="spellEnd"/>
      <w:r>
        <w:t xml:space="preserve">. Los volúmenes permiten que los datos sean compartidos y sobrevivan a la vida útil de los </w:t>
      </w:r>
      <w:proofErr w:type="spellStart"/>
      <w:r>
        <w:t>pods</w:t>
      </w:r>
      <w:proofErr w:type="spellEnd"/>
      <w:r>
        <w:t>, lo que es útil para aplicaciones que requieren almacenamiento persistente.</w:t>
      </w:r>
    </w:p>
    <w:p w14:paraId="7F6EB5C1" w14:textId="77777777" w:rsidR="0022428F" w:rsidRDefault="0022428F" w:rsidP="0022428F">
      <w:proofErr w:type="spellStart"/>
      <w:r w:rsidRPr="001A7374">
        <w:rPr>
          <w:b/>
          <w:bCs/>
        </w:rPr>
        <w:t>Namespaces</w:t>
      </w:r>
      <w:proofErr w:type="spellEnd"/>
      <w:r>
        <w:t xml:space="preserve">: Los </w:t>
      </w:r>
      <w:proofErr w:type="spellStart"/>
      <w:r>
        <w:t>namespaces</w:t>
      </w:r>
      <w:proofErr w:type="spellEnd"/>
      <w:r>
        <w:t xml:space="preserve">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w:t>
      </w:r>
      <w:proofErr w:type="spellStart"/>
      <w:r w:rsidRPr="001A7374">
        <w:rPr>
          <w:b/>
          <w:bCs/>
        </w:rPr>
        <w:t>Scheduler</w:t>
      </w:r>
      <w:proofErr w:type="spellEnd"/>
      <w:r w:rsidRPr="001A7374">
        <w:rPr>
          <w:b/>
          <w:bCs/>
        </w:rPr>
        <w:t>)</w:t>
      </w:r>
      <w:r>
        <w:t xml:space="preserve">: El planificador es el componente de </w:t>
      </w:r>
      <w:proofErr w:type="spellStart"/>
      <w:r>
        <w:t>Kubernetes</w:t>
      </w:r>
      <w:proofErr w:type="spellEnd"/>
      <w:r>
        <w:t xml:space="preserve"> encargado de asignar </w:t>
      </w:r>
      <w:proofErr w:type="spellStart"/>
      <w:r>
        <w:t>pods</w:t>
      </w:r>
      <w:proofErr w:type="spellEnd"/>
      <w:r>
        <w:t xml:space="preserve"> a los nodos disponibles en función de los requisitos de recursos, las políticas de afinidad y las restricciones definidas. El planificador distribuye y balancea la carga de trabajo de manera eficiente en el clúster.</w:t>
      </w:r>
    </w:p>
    <w:p w14:paraId="0464EB25" w14:textId="43B0B215" w:rsidR="0022428F" w:rsidRDefault="0022428F" w:rsidP="00B7058D">
      <w:pPr>
        <w:pStyle w:val="Ttulo4"/>
        <w:numPr>
          <w:ilvl w:val="2"/>
          <w:numId w:val="17"/>
        </w:numPr>
        <w:pPrChange w:id="294" w:author="Alfonso Díez Ramírez" w:date="2023-07-11T13:41:00Z">
          <w:pPr>
            <w:pStyle w:val="Ttulo4"/>
            <w:ind w:left="1080"/>
          </w:pPr>
        </w:pPrChange>
      </w:pPr>
      <w:r>
        <w:t>Principales comandos de K3s</w:t>
      </w:r>
    </w:p>
    <w:p w14:paraId="7DD64E45" w14:textId="6169B415" w:rsidR="00F658B3" w:rsidRPr="00F658B3" w:rsidRDefault="00F658B3" w:rsidP="00F658B3">
      <w:r>
        <w:t>Los principales comandos de K3S usados en este proyecto son</w:t>
      </w:r>
      <w:sdt>
        <w:sdtPr>
          <w:id w:val="-2132772511"/>
          <w:citation/>
        </w:sdtPr>
        <w:sdtContent>
          <w:r>
            <w:fldChar w:fldCharType="begin"/>
          </w:r>
          <w:r>
            <w:instrText xml:space="preserve"> CITATION k3s1 \l 3082 </w:instrText>
          </w:r>
          <w:r>
            <w:fldChar w:fldCharType="separate"/>
          </w:r>
          <w:r w:rsidR="00765D72">
            <w:rPr>
              <w:noProof/>
            </w:rPr>
            <w:t xml:space="preserve"> </w:t>
          </w:r>
          <w:r w:rsidR="00765D72" w:rsidRPr="00765D72">
            <w:rPr>
              <w:noProof/>
            </w:rPr>
            <w:t>[34]</w:t>
          </w:r>
          <w:r>
            <w:fldChar w:fldCharType="end"/>
          </w:r>
        </w:sdtContent>
      </w:sdt>
      <w:r>
        <w:t>:</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 xml:space="preserve">k3s </w:t>
      </w:r>
      <w:proofErr w:type="spellStart"/>
      <w:r>
        <w:t>agent</w:t>
      </w:r>
      <w:proofErr w:type="spellEnd"/>
      <w:r>
        <w:t>: Inicia un agente K3s, que se une al clúster y ejecuta las tareas asignadas por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proofErr w:type="spellStart"/>
      <w:r w:rsidR="00395A7C" w:rsidRPr="00395A7C">
        <w:t>crictl</w:t>
      </w:r>
      <w:proofErr w:type="spellEnd"/>
      <w:r>
        <w:t xml:space="preserve">: </w:t>
      </w:r>
      <w:r w:rsidR="00395A7C">
        <w:t>e</w:t>
      </w:r>
      <w:r w:rsidR="00395A7C" w:rsidRPr="00395A7C">
        <w:t xml:space="preserve">l comando k3s </w:t>
      </w:r>
      <w:proofErr w:type="spellStart"/>
      <w:r w:rsidR="00395A7C" w:rsidRPr="00395A7C">
        <w:t>crictl</w:t>
      </w:r>
      <w:proofErr w:type="spellEnd"/>
      <w:r w:rsidR="00395A7C" w:rsidRPr="00395A7C">
        <w:t xml:space="preserve"> proporciona una forma de ejecutar comandos directamente en el </w:t>
      </w:r>
      <w:proofErr w:type="spellStart"/>
      <w:r w:rsidR="00395A7C">
        <w:t>runtime</w:t>
      </w:r>
      <w:proofErr w:type="spellEnd"/>
      <w:r w:rsidR="00395A7C" w:rsidRPr="00395A7C">
        <w:t xml:space="preserve"> CRI en lugar de usar las herramientas de administración de </w:t>
      </w:r>
      <w:proofErr w:type="spellStart"/>
      <w:r w:rsidR="00395A7C" w:rsidRPr="00395A7C">
        <w:t>Kubernetes</w:t>
      </w:r>
      <w:proofErr w:type="spellEnd"/>
      <w:r w:rsidR="00395A7C" w:rsidRPr="00395A7C">
        <w:t xml:space="preserve">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 xml:space="preserve">k3s </w:t>
      </w:r>
      <w:proofErr w:type="spellStart"/>
      <w:r w:rsidR="00395A7C" w:rsidRPr="00395A7C">
        <w:t>crictl</w:t>
      </w:r>
      <w:proofErr w:type="spellEnd"/>
      <w:r w:rsidR="00395A7C" w:rsidRPr="00395A7C">
        <w:t xml:space="preserv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 xml:space="preserve">k3s </w:t>
      </w:r>
      <w:proofErr w:type="spellStart"/>
      <w:r>
        <w:t>check-config</w:t>
      </w:r>
      <w:proofErr w:type="spellEnd"/>
      <w:r>
        <w:t>: Comprueba la configuración del clúster K3s y muestra un resumen de su estado actual.</w:t>
      </w:r>
    </w:p>
    <w:p w14:paraId="61DFA8E2" w14:textId="39DC80B4" w:rsidR="00171EC7" w:rsidRDefault="00171EC7" w:rsidP="00171EC7">
      <w:pPr>
        <w:pStyle w:val="Prrafodelista"/>
        <w:numPr>
          <w:ilvl w:val="0"/>
          <w:numId w:val="18"/>
        </w:numPr>
      </w:pPr>
      <w:proofErr w:type="spellStart"/>
      <w:r>
        <w:t>Kubectl</w:t>
      </w:r>
      <w:proofErr w:type="spellEnd"/>
      <w:r>
        <w:t xml:space="preserve"> o k3s </w:t>
      </w:r>
      <w:proofErr w:type="spellStart"/>
      <w:r>
        <w:t>kubectl</w:t>
      </w:r>
      <w:proofErr w:type="spellEnd"/>
      <w:r>
        <w:t xml:space="preserve">: K3s utiliza el mismo comando </w:t>
      </w:r>
      <w:proofErr w:type="spellStart"/>
      <w:r>
        <w:t>kubectl</w:t>
      </w:r>
      <w:proofErr w:type="spellEnd"/>
      <w:r>
        <w:t xml:space="preserve"> que </w:t>
      </w:r>
      <w:proofErr w:type="spellStart"/>
      <w:r>
        <w:t>Kubernetes</w:t>
      </w:r>
      <w:proofErr w:type="spellEnd"/>
      <w:r>
        <w:t xml:space="preserve"> para interactuar con el clúster. Con este comando, puedes administrar y controlar los recursos del clúster, como </w:t>
      </w:r>
      <w:proofErr w:type="spellStart"/>
      <w:r>
        <w:t>pods</w:t>
      </w:r>
      <w:proofErr w:type="spellEnd"/>
      <w:r>
        <w:t xml:space="preserve">, servicios, volúmenes, etc. en caso de ejecutar K3S </w:t>
      </w:r>
      <w:proofErr w:type="spellStart"/>
      <w:r>
        <w:t>kubectl</w:t>
      </w:r>
      <w:proofErr w:type="spellEnd"/>
      <w:r>
        <w:t xml:space="preserve"> obtendremos prácticamente el mismo </w:t>
      </w:r>
      <w:proofErr w:type="gramStart"/>
      <w:r>
        <w:t>resultado</w:t>
      </w:r>
      <w:proofErr w:type="gramEnd"/>
      <w:r>
        <w:t xml:space="preserve"> pero el comando se habrá ejecutado de forma optimizada para el cluster K3S.</w:t>
      </w:r>
    </w:p>
    <w:p w14:paraId="5C5EBE11" w14:textId="360994FB"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765D72" w:rsidRPr="00765D72">
            <w:rPr>
              <w:noProof/>
            </w:rPr>
            <w:t>[35]</w:t>
          </w:r>
          <w:r w:rsidR="0022315D">
            <w:fldChar w:fldCharType="end"/>
          </w:r>
        </w:sdtContent>
      </w:sdt>
      <w:r>
        <w:t>:</w:t>
      </w:r>
    </w:p>
    <w:p w14:paraId="39AE7575" w14:textId="77777777" w:rsidR="00171EC7" w:rsidRDefault="00171EC7" w:rsidP="00171EC7">
      <w:pPr>
        <w:pStyle w:val="Prrafodelista"/>
        <w:numPr>
          <w:ilvl w:val="1"/>
          <w:numId w:val="18"/>
        </w:numPr>
      </w:pPr>
      <w:proofErr w:type="spellStart"/>
      <w:r>
        <w:lastRenderedPageBreak/>
        <w:t>kubectl</w:t>
      </w:r>
      <w:proofErr w:type="spellEnd"/>
      <w:r>
        <w:t xml:space="preserve"> </w:t>
      </w:r>
      <w:proofErr w:type="spellStart"/>
      <w:r>
        <w:t>get</w:t>
      </w:r>
      <w:proofErr w:type="spellEnd"/>
      <w:r>
        <w:t xml:space="preserve">: Obtiene información sobre los recursos del clúster. Por ejemplo, puedes ejecutar </w:t>
      </w:r>
      <w:proofErr w:type="spellStart"/>
      <w:r>
        <w:t>kubectl</w:t>
      </w:r>
      <w:proofErr w:type="spellEnd"/>
      <w:r>
        <w:t xml:space="preserve"> </w:t>
      </w:r>
      <w:proofErr w:type="spellStart"/>
      <w:r>
        <w:t>get</w:t>
      </w:r>
      <w:proofErr w:type="spellEnd"/>
      <w:r>
        <w:t xml:space="preserve"> </w:t>
      </w:r>
      <w:proofErr w:type="spellStart"/>
      <w:r>
        <w:t>pods</w:t>
      </w:r>
      <w:proofErr w:type="spellEnd"/>
      <w:r>
        <w:t xml:space="preserve"> para obtener una lista de los </w:t>
      </w:r>
      <w:proofErr w:type="spellStart"/>
      <w:r>
        <w:t>pods</w:t>
      </w:r>
      <w:proofErr w:type="spellEnd"/>
      <w:r>
        <w:t xml:space="preserve"> en el clúster.</w:t>
      </w:r>
    </w:p>
    <w:p w14:paraId="74DCD6D4" w14:textId="77777777" w:rsidR="00171EC7" w:rsidRDefault="00171EC7" w:rsidP="00171EC7">
      <w:pPr>
        <w:pStyle w:val="Prrafodelista"/>
        <w:numPr>
          <w:ilvl w:val="1"/>
          <w:numId w:val="18"/>
        </w:numPr>
      </w:pPr>
      <w:proofErr w:type="spellStart"/>
      <w:r>
        <w:t>kubectl</w:t>
      </w:r>
      <w:proofErr w:type="spellEnd"/>
      <w:r>
        <w:t xml:space="preserve"> </w:t>
      </w:r>
      <w:proofErr w:type="spellStart"/>
      <w:r>
        <w:t>create</w:t>
      </w:r>
      <w:proofErr w:type="spellEnd"/>
      <w:r>
        <w:t xml:space="preserve">: Crea un nuevo recurso en el clúster. Puedes usar comandos como </w:t>
      </w:r>
      <w:proofErr w:type="spellStart"/>
      <w:r>
        <w:t>kubectl</w:t>
      </w:r>
      <w:proofErr w:type="spellEnd"/>
      <w:r>
        <w:t xml:space="preserve"> </w:t>
      </w:r>
      <w:proofErr w:type="spellStart"/>
      <w:r>
        <w:t>create</w:t>
      </w:r>
      <w:proofErr w:type="spellEnd"/>
      <w:r>
        <w:t xml:space="preserve"> </w:t>
      </w:r>
      <w:proofErr w:type="spellStart"/>
      <w:r>
        <w:t>deployment</w:t>
      </w:r>
      <w:proofErr w:type="spellEnd"/>
      <w:r>
        <w:t xml:space="preserve"> o </w:t>
      </w:r>
      <w:proofErr w:type="spellStart"/>
      <w:r>
        <w:t>kubectl</w:t>
      </w:r>
      <w:proofErr w:type="spellEnd"/>
      <w:r>
        <w:t xml:space="preserve"> </w:t>
      </w:r>
      <w:proofErr w:type="spellStart"/>
      <w:r>
        <w:t>create</w:t>
      </w:r>
      <w:proofErr w:type="spellEnd"/>
      <w:r>
        <w:t xml:space="preserve"> </w:t>
      </w:r>
      <w:proofErr w:type="spellStart"/>
      <w:r>
        <w:t>service</w:t>
      </w:r>
      <w:proofErr w:type="spellEnd"/>
      <w:r>
        <w:t xml:space="preserve"> para crear implementaciones de aplicaciones o servicios.</w:t>
      </w:r>
    </w:p>
    <w:p w14:paraId="572A6E3D" w14:textId="77777777" w:rsidR="00171EC7" w:rsidRDefault="00171EC7" w:rsidP="00171EC7">
      <w:pPr>
        <w:pStyle w:val="Prrafodelista"/>
        <w:numPr>
          <w:ilvl w:val="1"/>
          <w:numId w:val="18"/>
        </w:numPr>
      </w:pPr>
      <w:proofErr w:type="spellStart"/>
      <w:r>
        <w:t>kubectl</w:t>
      </w:r>
      <w:proofErr w:type="spellEnd"/>
      <w:r>
        <w:t xml:space="preserve"> describe: Proporciona detalles de un recurso específico. Por ejemplo, puedes usar </w:t>
      </w:r>
      <w:proofErr w:type="spellStart"/>
      <w:r>
        <w:t>kubectl</w:t>
      </w:r>
      <w:proofErr w:type="spellEnd"/>
      <w:r>
        <w:t xml:space="preserve"> describe </w:t>
      </w:r>
      <w:proofErr w:type="spellStart"/>
      <w:r>
        <w:t>pod</w:t>
      </w:r>
      <w:proofErr w:type="spellEnd"/>
      <w:r>
        <w:t xml:space="preserve"> &lt;nombre-del-</w:t>
      </w:r>
      <w:proofErr w:type="spellStart"/>
      <w:r>
        <w:t>pod</w:t>
      </w:r>
      <w:proofErr w:type="spellEnd"/>
      <w:r>
        <w:t xml:space="preserve">&gt; para obtener información detallada sobre un </w:t>
      </w:r>
      <w:proofErr w:type="spellStart"/>
      <w:r>
        <w:t>pod</w:t>
      </w:r>
      <w:proofErr w:type="spellEnd"/>
      <w:r>
        <w:t xml:space="preserve"> en particular.</w:t>
      </w:r>
    </w:p>
    <w:p w14:paraId="11D3F14E" w14:textId="77777777" w:rsidR="00171EC7" w:rsidRDefault="00171EC7" w:rsidP="00171EC7">
      <w:pPr>
        <w:pStyle w:val="Prrafodelista"/>
        <w:numPr>
          <w:ilvl w:val="1"/>
          <w:numId w:val="18"/>
        </w:numPr>
      </w:pPr>
      <w:proofErr w:type="spellStart"/>
      <w:r>
        <w:t>kubectl</w:t>
      </w:r>
      <w:proofErr w:type="spellEnd"/>
      <w:r>
        <w:t xml:space="preserve"> </w:t>
      </w:r>
      <w:proofErr w:type="spellStart"/>
      <w:r>
        <w:t>apply</w:t>
      </w:r>
      <w:proofErr w:type="spellEnd"/>
      <w:r>
        <w:t>: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proofErr w:type="spellStart"/>
      <w:r>
        <w:t>kubectl</w:t>
      </w:r>
      <w:proofErr w:type="spellEnd"/>
      <w:r>
        <w:t xml:space="preserve"> </w:t>
      </w:r>
      <w:proofErr w:type="spellStart"/>
      <w:r>
        <w:t>delete</w:t>
      </w:r>
      <w:proofErr w:type="spellEnd"/>
      <w:r>
        <w:t xml:space="preserve">: Elimina un recurso específico del clúster. Por ejemplo, puedes usar </w:t>
      </w:r>
      <w:proofErr w:type="spellStart"/>
      <w:r>
        <w:t>kubectl</w:t>
      </w:r>
      <w:proofErr w:type="spellEnd"/>
      <w:r>
        <w:t xml:space="preserve"> </w:t>
      </w:r>
      <w:proofErr w:type="spellStart"/>
      <w:r>
        <w:t>delete</w:t>
      </w:r>
      <w:proofErr w:type="spellEnd"/>
      <w:r>
        <w:t xml:space="preserve"> </w:t>
      </w:r>
      <w:proofErr w:type="spellStart"/>
      <w:r>
        <w:t>pod</w:t>
      </w:r>
      <w:proofErr w:type="spellEnd"/>
      <w:r>
        <w:t xml:space="preserve"> &lt;nombre-del-</w:t>
      </w:r>
      <w:proofErr w:type="spellStart"/>
      <w:r>
        <w:t>pod</w:t>
      </w:r>
      <w:proofErr w:type="spellEnd"/>
      <w:r>
        <w:t xml:space="preserve">&gt; para eliminar un </w:t>
      </w:r>
      <w:proofErr w:type="spellStart"/>
      <w:r>
        <w:t>pod</w:t>
      </w:r>
      <w:proofErr w:type="spellEnd"/>
      <w:r>
        <w:t>.</w:t>
      </w:r>
    </w:p>
    <w:p w14:paraId="5A7C3CCF" w14:textId="77777777" w:rsidR="00171EC7" w:rsidRDefault="00171EC7" w:rsidP="00171EC7">
      <w:pPr>
        <w:pStyle w:val="Prrafodelista"/>
        <w:numPr>
          <w:ilvl w:val="1"/>
          <w:numId w:val="18"/>
        </w:numPr>
      </w:pPr>
      <w:proofErr w:type="spellStart"/>
      <w:r>
        <w:t>kubectl</w:t>
      </w:r>
      <w:proofErr w:type="spellEnd"/>
      <w:r>
        <w:t xml:space="preserve"> </w:t>
      </w:r>
      <w:proofErr w:type="spellStart"/>
      <w:r>
        <w:t>exec</w:t>
      </w:r>
      <w:proofErr w:type="spellEnd"/>
      <w:r>
        <w:t xml:space="preserve">: Ejecuta un comando dentro de un contenedor en un </w:t>
      </w:r>
      <w:proofErr w:type="spellStart"/>
      <w:r>
        <w:t>pod</w:t>
      </w:r>
      <w:proofErr w:type="spellEnd"/>
      <w:r>
        <w:t xml:space="preserve"> en ejecución. Esto te permite interactuar con el entorno del contenedor, por ejemplo, ejecutar una </w:t>
      </w:r>
      <w:proofErr w:type="spellStart"/>
      <w:r>
        <w:t>shell</w:t>
      </w:r>
      <w:proofErr w:type="spellEnd"/>
      <w:r>
        <w:t xml:space="preserve"> o ejecutar comandos específicos.</w:t>
      </w:r>
    </w:p>
    <w:p w14:paraId="6B35B84C" w14:textId="4E36449E" w:rsidR="00171EC7" w:rsidRDefault="00171EC7" w:rsidP="00171EC7">
      <w:pPr>
        <w:pStyle w:val="Prrafodelista"/>
        <w:numPr>
          <w:ilvl w:val="1"/>
          <w:numId w:val="18"/>
        </w:numPr>
      </w:pPr>
      <w:proofErr w:type="spellStart"/>
      <w:r>
        <w:t>kubectl</w:t>
      </w:r>
      <w:proofErr w:type="spellEnd"/>
      <w:r>
        <w:t xml:space="preserv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un </w:t>
      </w:r>
      <w:proofErr w:type="spellStart"/>
      <w:r>
        <w:t>pod</w:t>
      </w:r>
      <w:proofErr w:type="spellEnd"/>
      <w:r>
        <w:t xml:space="preserve"> específico. Puedes utilizar opciones adicionales, como --</w:t>
      </w:r>
      <w:proofErr w:type="spellStart"/>
      <w:r>
        <w:t>follow</w:t>
      </w:r>
      <w:proofErr w:type="spellEnd"/>
      <w:r>
        <w:t xml:space="preserve">, para seguir en tiempo real los registros del </w:t>
      </w:r>
      <w:proofErr w:type="spellStart"/>
      <w:r>
        <w:t>pod</w:t>
      </w:r>
      <w:proofErr w:type="spellEnd"/>
      <w:r>
        <w:t>.</w:t>
      </w:r>
    </w:p>
    <w:p w14:paraId="06EC396B" w14:textId="77777777" w:rsidR="00171EC7" w:rsidRDefault="00171EC7" w:rsidP="00171EC7">
      <w:pPr>
        <w:pStyle w:val="Prrafodelista"/>
        <w:numPr>
          <w:ilvl w:val="1"/>
          <w:numId w:val="18"/>
        </w:numPr>
      </w:pPr>
      <w:proofErr w:type="spellStart"/>
      <w:r>
        <w:t>kubectl</w:t>
      </w:r>
      <w:proofErr w:type="spellEnd"/>
      <w:r>
        <w:t xml:space="preserve"> </w:t>
      </w:r>
      <w:proofErr w:type="spellStart"/>
      <w:r>
        <w:t>scale</w:t>
      </w:r>
      <w:proofErr w:type="spellEnd"/>
      <w:r>
        <w:t xml:space="preserve">: Escala el número de réplicas de un recurso, como un </w:t>
      </w:r>
      <w:proofErr w:type="spellStart"/>
      <w:r>
        <w:t>deployment</w:t>
      </w:r>
      <w:proofErr w:type="spellEnd"/>
      <w:r>
        <w:t xml:space="preserve">. Por ejemplo, </w:t>
      </w:r>
      <w:proofErr w:type="spellStart"/>
      <w:r>
        <w:t>kubectl</w:t>
      </w:r>
      <w:proofErr w:type="spellEnd"/>
      <w:r>
        <w:t xml:space="preserve"> </w:t>
      </w:r>
      <w:proofErr w:type="spellStart"/>
      <w:r>
        <w:t>scale</w:t>
      </w:r>
      <w:proofErr w:type="spellEnd"/>
      <w:r>
        <w:t xml:space="preserve"> </w:t>
      </w:r>
      <w:proofErr w:type="spellStart"/>
      <w:r>
        <w:t>deployment</w:t>
      </w:r>
      <w:proofErr w:type="spellEnd"/>
      <w:r>
        <w:t xml:space="preserve"> &lt;nombre-del-</w:t>
      </w:r>
      <w:proofErr w:type="spellStart"/>
      <w:r>
        <w:t>deployment</w:t>
      </w:r>
      <w:proofErr w:type="spellEnd"/>
      <w:r>
        <w:t>&gt; --replicas=3 aumentaría el número de réplicas a 3.</w:t>
      </w:r>
    </w:p>
    <w:p w14:paraId="2F637073" w14:textId="77777777" w:rsidR="00171EC7" w:rsidRDefault="00171EC7" w:rsidP="00171EC7">
      <w:pPr>
        <w:pStyle w:val="Prrafodelista"/>
        <w:numPr>
          <w:ilvl w:val="1"/>
          <w:numId w:val="18"/>
        </w:numPr>
      </w:pPr>
      <w:proofErr w:type="spellStart"/>
      <w:r>
        <w:t>kubectl</w:t>
      </w:r>
      <w:proofErr w:type="spellEnd"/>
      <w:r>
        <w:t xml:space="preserve"> </w:t>
      </w:r>
      <w:proofErr w:type="spellStart"/>
      <w:r>
        <w:t>expose</w:t>
      </w:r>
      <w:proofErr w:type="spellEnd"/>
      <w:r>
        <w:t xml:space="preserve">: Expone un servicio mediante un balanceador de carga o un tipo de servicio específico. Por ejemplo, </w:t>
      </w:r>
      <w:proofErr w:type="spellStart"/>
      <w:r>
        <w:t>kubectl</w:t>
      </w:r>
      <w:proofErr w:type="spellEnd"/>
      <w:r>
        <w:t xml:space="preserve"> </w:t>
      </w:r>
      <w:proofErr w:type="spellStart"/>
      <w:r>
        <w:t>expose</w:t>
      </w:r>
      <w:proofErr w:type="spellEnd"/>
      <w:r>
        <w:t xml:space="preserve"> </w:t>
      </w:r>
      <w:proofErr w:type="spellStart"/>
      <w:r>
        <w:t>deployment</w:t>
      </w:r>
      <w:proofErr w:type="spellEnd"/>
      <w:r>
        <w:t xml:space="preserve"> &lt;nombre-del-</w:t>
      </w:r>
      <w:proofErr w:type="spellStart"/>
      <w:r>
        <w:t>deployment</w:t>
      </w:r>
      <w:proofErr w:type="spellEnd"/>
      <w:r>
        <w:t>&gt; --</w:t>
      </w:r>
      <w:proofErr w:type="spellStart"/>
      <w:r>
        <w:t>type</w:t>
      </w:r>
      <w:proofErr w:type="spellEnd"/>
      <w:r>
        <w:t>=</w:t>
      </w:r>
      <w:proofErr w:type="spellStart"/>
      <w:r>
        <w:t>LoadBalancer</w:t>
      </w:r>
      <w:proofErr w:type="spellEnd"/>
      <w:r>
        <w:t xml:space="preserve"> crea un servicio accesible desde el exterior a través de un balanceador de carga.</w:t>
      </w:r>
    </w:p>
    <w:p w14:paraId="14DDB68F" w14:textId="6CF51B7B" w:rsidR="00171EC7" w:rsidRDefault="00171EC7" w:rsidP="00171EC7">
      <w:pPr>
        <w:pStyle w:val="Prrafodelista"/>
        <w:numPr>
          <w:ilvl w:val="1"/>
          <w:numId w:val="18"/>
        </w:numPr>
      </w:pPr>
      <w:proofErr w:type="spellStart"/>
      <w:r>
        <w:t>kubectl</w:t>
      </w:r>
      <w:proofErr w:type="spellEnd"/>
      <w:r>
        <w:t xml:space="preserve"> </w:t>
      </w:r>
      <w:proofErr w:type="spellStart"/>
      <w:r>
        <w:t>rollout</w:t>
      </w:r>
      <w:proofErr w:type="spellEnd"/>
      <w:r>
        <w:t xml:space="preserve">: Gestiona las actualizaciones de implementaciones en el clúster. </w:t>
      </w:r>
      <w:r w:rsidR="0093164A">
        <w:t>Se pueden utilizar</w:t>
      </w:r>
      <w:r>
        <w:t xml:space="preserve"> comandos como </w:t>
      </w:r>
      <w:proofErr w:type="spellStart"/>
      <w:r>
        <w:t>kubectl</w:t>
      </w:r>
      <w:proofErr w:type="spellEnd"/>
      <w:r>
        <w:t xml:space="preserve"> </w:t>
      </w:r>
      <w:proofErr w:type="spellStart"/>
      <w:r>
        <w:t>rollout</w:t>
      </w:r>
      <w:proofErr w:type="spellEnd"/>
      <w:r>
        <w:t xml:space="preserve"> status, </w:t>
      </w:r>
      <w:proofErr w:type="spellStart"/>
      <w:r>
        <w:t>kubectl</w:t>
      </w:r>
      <w:proofErr w:type="spellEnd"/>
      <w:r>
        <w:t xml:space="preserve"> </w:t>
      </w:r>
      <w:proofErr w:type="spellStart"/>
      <w:r>
        <w:t>rollout</w:t>
      </w:r>
      <w:proofErr w:type="spellEnd"/>
      <w:r>
        <w:t xml:space="preserve"> pause, </w:t>
      </w:r>
      <w:proofErr w:type="spellStart"/>
      <w:r>
        <w:t>kubectl</w:t>
      </w:r>
      <w:proofErr w:type="spellEnd"/>
      <w:r>
        <w:t xml:space="preserve"> </w:t>
      </w:r>
      <w:proofErr w:type="spellStart"/>
      <w:r>
        <w:t>rollout</w:t>
      </w:r>
      <w:proofErr w:type="spellEnd"/>
      <w:r>
        <w:t xml:space="preserve"> resume para administrar el proceso de </w:t>
      </w:r>
      <w:proofErr w:type="spellStart"/>
      <w:r w:rsidR="0093164A">
        <w:t>depliegue</w:t>
      </w:r>
      <w:proofErr w:type="spellEnd"/>
      <w:r>
        <w:t>.</w:t>
      </w:r>
    </w:p>
    <w:p w14:paraId="711622A7" w14:textId="77777777" w:rsidR="0022428F" w:rsidRPr="00C30F62" w:rsidRDefault="0022428F" w:rsidP="005F1D69">
      <w:pPr>
        <w:ind w:left="360"/>
      </w:pPr>
    </w:p>
    <w:p w14:paraId="793C425F" w14:textId="68D68323" w:rsidR="0022428F" w:rsidRDefault="0022428F" w:rsidP="00B7058D">
      <w:pPr>
        <w:pStyle w:val="Ttulo3"/>
        <w:numPr>
          <w:ilvl w:val="1"/>
          <w:numId w:val="17"/>
        </w:numPr>
        <w:pPrChange w:id="295" w:author="Alfonso Díez Ramírez" w:date="2023-07-11T13:41:00Z">
          <w:pPr>
            <w:pStyle w:val="Ttulo3"/>
            <w:ind w:left="720"/>
          </w:pPr>
        </w:pPrChange>
      </w:pPr>
      <w:bookmarkStart w:id="296" w:name="_Toc140005136"/>
      <w:proofErr w:type="spellStart"/>
      <w:r>
        <w:t>Mosquitto</w:t>
      </w:r>
      <w:proofErr w:type="spellEnd"/>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96"/>
    </w:p>
    <w:p w14:paraId="17CB3152" w14:textId="38045D3C" w:rsidR="0022428F" w:rsidRPr="00925E5F" w:rsidRDefault="0022428F" w:rsidP="0022428F">
      <w:proofErr w:type="spellStart"/>
      <w:r w:rsidRPr="001C6FF5">
        <w:t>Mosquitto</w:t>
      </w:r>
      <w:proofErr w:type="spellEnd"/>
      <w:r w:rsidRPr="001C6FF5">
        <w:t xml:space="preserve"> es un </w:t>
      </w:r>
      <w:proofErr w:type="spellStart"/>
      <w:r w:rsidRPr="001C6FF5">
        <w:t>broker</w:t>
      </w:r>
      <w:proofErr w:type="spellEnd"/>
      <w:r w:rsidRPr="001C6FF5">
        <w:t xml:space="preserve"> 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w:t>
      </w:r>
      <w:proofErr w:type="spellStart"/>
      <w:r w:rsidRPr="001C6FF5">
        <w:t>Message</w:t>
      </w:r>
      <w:proofErr w:type="spellEnd"/>
      <w:r w:rsidRPr="001C6FF5">
        <w:t xml:space="preserve"> </w:t>
      </w:r>
      <w:proofErr w:type="spellStart"/>
      <w:r w:rsidRPr="001C6FF5">
        <w:t>Queuing</w:t>
      </w:r>
      <w:proofErr w:type="spellEnd"/>
      <w:r w:rsidRPr="001C6FF5">
        <w:t xml:space="preserve"> </w:t>
      </w:r>
      <w:proofErr w:type="spellStart"/>
      <w:r w:rsidRPr="001C6FF5">
        <w:t>Telemetry</w:t>
      </w:r>
      <w:proofErr w:type="spellEnd"/>
      <w:r w:rsidRPr="001C6FF5">
        <w:t xml:space="preserve"> </w:t>
      </w:r>
      <w:proofErr w:type="spellStart"/>
      <w:r w:rsidRPr="001C6FF5">
        <w:t>Transport</w:t>
      </w:r>
      <w:proofErr w:type="spellEnd"/>
      <w:r w:rsidRPr="001C6FF5">
        <w:t>)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ins w:id="297" w:author="Alfonso Díez Ramírez" w:date="2023-07-11T13:28:00Z">
        <w:r w:rsidR="00B72764" w:rsidRPr="00B72764">
          <w:t xml:space="preserve"> </w:t>
        </w:r>
      </w:ins>
      <w:moveToRangeStart w:id="298" w:author="Alfonso Díez Ramírez" w:date="2023-07-11T13:28:00Z" w:name="move139974521"/>
      <w:sdt>
        <w:sdtPr>
          <w:id w:val="-2125301633"/>
          <w:citation/>
        </w:sdtPr>
        <w:sdtContent>
          <w:moveTo w:id="299" w:author="Alfonso Díez Ramírez" w:date="2023-07-11T13:28:00Z">
            <w:r w:rsidR="00B72764">
              <w:fldChar w:fldCharType="begin"/>
            </w:r>
            <w:r w:rsidR="00B72764">
              <w:instrText xml:space="preserve"> CITATION mos \l 3082 </w:instrText>
            </w:r>
            <w:r w:rsidR="00B72764">
              <w:fldChar w:fldCharType="separate"/>
            </w:r>
          </w:moveTo>
          <w:r w:rsidR="00765D72" w:rsidRPr="00765D72">
            <w:rPr>
              <w:noProof/>
            </w:rPr>
            <w:t>[36]</w:t>
          </w:r>
          <w:moveTo w:id="300" w:author="Alfonso Díez Ramírez" w:date="2023-07-11T13:28:00Z">
            <w:r w:rsidR="00B72764">
              <w:fldChar w:fldCharType="end"/>
            </w:r>
          </w:moveTo>
        </w:sdtContent>
      </w:sdt>
      <w:moveToRangeEnd w:id="298"/>
      <w:r w:rsidRPr="001C6FF5">
        <w:t>.</w:t>
      </w:r>
      <w:r w:rsidR="00925E5F">
        <w:t xml:space="preserve"> </w:t>
      </w:r>
      <w:moveFromRangeStart w:id="301" w:author="Alfonso Díez Ramírez" w:date="2023-07-11T13:28:00Z" w:name="move139974521"/>
      <w:sdt>
        <w:sdtPr>
          <w:id w:val="-1151360438"/>
          <w:citation/>
        </w:sdtPr>
        <w:sdtContent>
          <w:moveFrom w:id="302" w:author="Alfonso Díez Ramírez" w:date="2023-07-11T13:28:00Z">
            <w:r w:rsidR="00925E5F" w:rsidDel="00B72764">
              <w:fldChar w:fldCharType="begin"/>
            </w:r>
            <w:r w:rsidR="00925E5F" w:rsidDel="00B72764">
              <w:instrText xml:space="preserve"> CITATION mos \l 3082 </w:instrText>
            </w:r>
            <w:r w:rsidR="00925E5F" w:rsidDel="00B72764">
              <w:fldChar w:fldCharType="separate"/>
            </w:r>
            <w:r w:rsidR="00D64F19" w:rsidRPr="00D64F19" w:rsidDel="00B72764">
              <w:rPr>
                <w:noProof/>
              </w:rPr>
              <w:t>[39]</w:t>
            </w:r>
            <w:r w:rsidR="00925E5F" w:rsidDel="00B72764">
              <w:fldChar w:fldCharType="end"/>
            </w:r>
          </w:moveFrom>
        </w:sdtContent>
      </w:sdt>
      <w:moveFromRangeEnd w:id="301"/>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38D93D66" w:rsidR="00354AC7" w:rsidRPr="001C6FF5" w:rsidRDefault="00354AC7" w:rsidP="00865622">
      <w:pPr>
        <w:pStyle w:val="Descripcin"/>
      </w:pPr>
      <w:bookmarkStart w:id="303" w:name="_Toc139582963"/>
      <w:r>
        <w:t xml:space="preserve">Ilustración </w:t>
      </w:r>
      <w:r w:rsidR="00000000">
        <w:fldChar w:fldCharType="begin"/>
      </w:r>
      <w:r w:rsidR="00000000">
        <w:instrText xml:space="preserve"> SEQ Ilustración \* ARABIC </w:instrText>
      </w:r>
      <w:r w:rsidR="00000000">
        <w:fldChar w:fldCharType="separate"/>
      </w:r>
      <w:r w:rsidR="0090119B">
        <w:rPr>
          <w:noProof/>
        </w:rPr>
        <w:t>8</w:t>
      </w:r>
      <w:r w:rsidR="00000000">
        <w:rPr>
          <w:noProof/>
        </w:rPr>
        <w:fldChar w:fldCharType="end"/>
      </w:r>
      <w:r>
        <w:t xml:space="preserve"> - Funcionamiento de un </w:t>
      </w:r>
      <w:proofErr w:type="spellStart"/>
      <w:r>
        <w:t>Broker</w:t>
      </w:r>
      <w:proofErr w:type="spellEnd"/>
      <w:r>
        <w:t xml:space="preserve"> MQTT</w:t>
      </w:r>
      <w:bookmarkEnd w:id="303"/>
    </w:p>
    <w:p w14:paraId="692FE589" w14:textId="53332254" w:rsidR="0022428F" w:rsidRPr="001C6FF5" w:rsidRDefault="0022428F" w:rsidP="0022428F">
      <w:proofErr w:type="spellStart"/>
      <w:r w:rsidRPr="001C6FF5">
        <w:t>Mosquitto</w:t>
      </w:r>
      <w:proofErr w:type="spellEnd"/>
      <w:r w:rsidRPr="001C6FF5">
        <w:t xml:space="preserve"> proporciona un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 xml:space="preserve">Algunas características y funciones clave de </w:t>
      </w:r>
      <w:proofErr w:type="spellStart"/>
      <w:r w:rsidRPr="001C6FF5">
        <w:t>Mosquitto</w:t>
      </w:r>
      <w:proofErr w:type="spellEnd"/>
      <w:r w:rsidRPr="001C6FF5">
        <w:t xml:space="preserve">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w:t>
      </w:r>
      <w:proofErr w:type="spellStart"/>
      <w:r w:rsidRPr="001C6FF5">
        <w:t>Mosquitto</w:t>
      </w:r>
      <w:proofErr w:type="spellEnd"/>
      <w:r w:rsidRPr="001C6FF5">
        <w:t xml:space="preserve"> y suscribirse a diferentes temas (</w:t>
      </w:r>
      <w:proofErr w:type="spellStart"/>
      <w:r w:rsidRPr="001C6FF5">
        <w:t>topics</w:t>
      </w:r>
      <w:proofErr w:type="spellEnd"/>
      <w:r w:rsidRPr="001C6FF5">
        <w:t>)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xml:space="preserve">: Los dispositivos pueden publicar mensajes en </w:t>
      </w:r>
      <w:proofErr w:type="spellStart"/>
      <w:r w:rsidRPr="001C6FF5">
        <w:t>Mosquitto</w:t>
      </w:r>
      <w:proofErr w:type="spellEnd"/>
      <w:r w:rsidRPr="001C6FF5">
        <w:t xml:space="preserve">, especificando el tema al que pertenecen. Estos mensajes pueden contener información como datos de sensores, eventos o cualquier otro tipo de información relevante para el sistema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51CEF23F" w:rsidR="0022428F" w:rsidRDefault="0022428F" w:rsidP="0022428F">
      <w:pPr>
        <w:numPr>
          <w:ilvl w:val="0"/>
          <w:numId w:val="8"/>
        </w:numPr>
      </w:pPr>
      <w:r w:rsidRPr="00E750CD">
        <w:rPr>
          <w:b/>
          <w:bCs/>
        </w:rPr>
        <w:t xml:space="preserve">Calidad de servicio (Quality of </w:t>
      </w:r>
      <w:proofErr w:type="spellStart"/>
      <w:r w:rsidRPr="00E750CD">
        <w:rPr>
          <w:b/>
          <w:bCs/>
        </w:rPr>
        <w:t>Service</w:t>
      </w:r>
      <w:proofErr w:type="spellEnd"/>
      <w:r w:rsidRPr="00E750CD">
        <w:rPr>
          <w:b/>
          <w:bCs/>
        </w:rPr>
        <w:t xml:space="preserve">, </w:t>
      </w:r>
      <w:proofErr w:type="spellStart"/>
      <w:r w:rsidRPr="00E750CD">
        <w:rPr>
          <w:b/>
          <w:bCs/>
        </w:rPr>
        <w:t>QoS</w:t>
      </w:r>
      <w:proofErr w:type="spellEnd"/>
      <w:r w:rsidRPr="00E750CD">
        <w:rPr>
          <w:b/>
          <w:bCs/>
        </w:rPr>
        <w:t>)</w:t>
      </w:r>
      <w:r w:rsidRPr="001C6FF5">
        <w:t xml:space="preserve">: </w:t>
      </w:r>
      <w:proofErr w:type="spellStart"/>
      <w:r w:rsidRPr="001C6FF5">
        <w:t>Mosquitto</w:t>
      </w:r>
      <w:proofErr w:type="spellEnd"/>
      <w:r w:rsidRPr="001C6FF5">
        <w:t xml:space="preserve"> ofrece diferentes niveles de </w:t>
      </w:r>
      <w:proofErr w:type="spellStart"/>
      <w:r w:rsidRPr="001C6FF5">
        <w:t>QoS</w:t>
      </w:r>
      <w:proofErr w:type="spellEnd"/>
      <w:r w:rsidRPr="001C6FF5">
        <w:t xml:space="preserve">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765D72">
            <w:rPr>
              <w:noProof/>
            </w:rPr>
            <w:t xml:space="preserve"> </w:t>
          </w:r>
          <w:r w:rsidR="00765D72" w:rsidRPr="00765D72">
            <w:rPr>
              <w:noProof/>
            </w:rPr>
            <w:t>[37]</w:t>
          </w:r>
          <w:r w:rsidR="005E79E8">
            <w:fldChar w:fldCharType="end"/>
          </w:r>
        </w:sdtContent>
      </w:sdt>
      <w:r>
        <w:t>:</w:t>
      </w:r>
    </w:p>
    <w:p w14:paraId="7509B1CA" w14:textId="77777777" w:rsidR="0022428F" w:rsidRDefault="0022428F" w:rsidP="0022428F">
      <w:pPr>
        <w:numPr>
          <w:ilvl w:val="1"/>
          <w:numId w:val="8"/>
        </w:numPr>
      </w:pPr>
      <w:proofErr w:type="spellStart"/>
      <w:r>
        <w:t>QoS</w:t>
      </w:r>
      <w:proofErr w:type="spellEnd"/>
      <w:r>
        <w:t xml:space="preserve"> 0 (At </w:t>
      </w:r>
      <w:proofErr w:type="spellStart"/>
      <w:r>
        <w:t>most</w:t>
      </w:r>
      <w:proofErr w:type="spellEnd"/>
      <w:r>
        <w:t xml:space="preserve">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proofErr w:type="spellStart"/>
      <w:r>
        <w:lastRenderedPageBreak/>
        <w:t>QoS</w:t>
      </w:r>
      <w:proofErr w:type="spellEnd"/>
      <w:r>
        <w:t xml:space="preserve"> 1 (At </w:t>
      </w:r>
      <w:proofErr w:type="spellStart"/>
      <w:r>
        <w:t>least</w:t>
      </w:r>
      <w:proofErr w:type="spellEnd"/>
      <w:r>
        <w:t xml:space="preserve">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proofErr w:type="spellStart"/>
      <w:r>
        <w:t>QoS</w:t>
      </w:r>
      <w:proofErr w:type="spellEnd"/>
      <w:r>
        <w:t xml:space="preserve"> 2 (</w:t>
      </w:r>
      <w:proofErr w:type="spellStart"/>
      <w:r>
        <w:t>Exactly</w:t>
      </w:r>
      <w:proofErr w:type="spellEnd"/>
      <w:r>
        <w:t xml:space="preserve">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 xml:space="preserve">Es importante tener en cuenta que los niveles de </w:t>
      </w:r>
      <w:proofErr w:type="spellStart"/>
      <w:r>
        <w:t>QoS</w:t>
      </w:r>
      <w:proofErr w:type="spellEnd"/>
      <w:r>
        <w:t xml:space="preserve"> más altos (</w:t>
      </w:r>
      <w:proofErr w:type="spellStart"/>
      <w:r>
        <w:t>QoS</w:t>
      </w:r>
      <w:proofErr w:type="spellEnd"/>
      <w:r>
        <w:t xml:space="preserve"> 1 y </w:t>
      </w:r>
      <w:proofErr w:type="spellStart"/>
      <w:r>
        <w:t>QoS</w:t>
      </w:r>
      <w:proofErr w:type="spellEnd"/>
      <w:r>
        <w:t xml:space="preserve"> 2) introducen un mayor consumo de ancho de banda y latencia debido a las confirmaciones y reintentos involucrados. Por lo tanto, es recomendable seleccionar el nivel de </w:t>
      </w:r>
      <w:proofErr w:type="spellStart"/>
      <w:r>
        <w:t>QoS</w:t>
      </w:r>
      <w:proofErr w:type="spellEnd"/>
      <w:r>
        <w:t xml:space="preserve"> adecuado en función de los requisitos de la aplicación y las restricciones de rendimiento de la red.</w:t>
      </w:r>
    </w:p>
    <w:p w14:paraId="5BA6AF2D" w14:textId="17F0DB87" w:rsidR="0022428F" w:rsidRPr="001C6FF5" w:rsidRDefault="0022428F" w:rsidP="0022428F">
      <w:pPr>
        <w:numPr>
          <w:ilvl w:val="0"/>
          <w:numId w:val="8"/>
        </w:numPr>
      </w:pPr>
      <w:r w:rsidRPr="001C6FF5">
        <w:t xml:space="preserve">Autenticación y seguridad: </w:t>
      </w:r>
      <w:proofErr w:type="spellStart"/>
      <w:r w:rsidRPr="001C6FF5">
        <w:t>Mosquitto</w:t>
      </w:r>
      <w:proofErr w:type="spellEnd"/>
      <w:r w:rsidRPr="001C6FF5">
        <w:t xml:space="preserve">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ins w:id="304" w:author="Alfonso Díez Ramírez" w:date="2023-07-11T13:28:00Z">
        <w:r w:rsidR="00B72764" w:rsidRPr="00B72764">
          <w:t xml:space="preserve"> </w:t>
        </w:r>
      </w:ins>
      <w:moveToRangeStart w:id="305" w:author="Alfonso Díez Ramírez" w:date="2023-07-11T13:28:00Z" w:name="move139974536"/>
      <w:sdt>
        <w:sdtPr>
          <w:id w:val="-1866285906"/>
          <w:citation/>
        </w:sdtPr>
        <w:sdtContent>
          <w:moveTo w:id="306" w:author="Alfonso Díez Ramírez" w:date="2023-07-11T13:28:00Z">
            <w:r w:rsidR="00B72764">
              <w:fldChar w:fldCharType="begin"/>
            </w:r>
            <w:r w:rsidR="00B72764">
              <w:instrText xml:space="preserve"> CITATION Mos23 \l 3082 </w:instrText>
            </w:r>
            <w:r w:rsidR="00B72764">
              <w:fldChar w:fldCharType="separate"/>
            </w:r>
          </w:moveTo>
          <w:r w:rsidR="00765D72" w:rsidRPr="00765D72">
            <w:rPr>
              <w:noProof/>
            </w:rPr>
            <w:t>[38]</w:t>
          </w:r>
          <w:moveTo w:id="307" w:author="Alfonso Díez Ramírez" w:date="2023-07-11T13:28:00Z">
            <w:r w:rsidR="00B72764">
              <w:fldChar w:fldCharType="end"/>
            </w:r>
          </w:moveTo>
        </w:sdtContent>
      </w:sdt>
      <w:moveToRangeEnd w:id="305"/>
      <w:r w:rsidRPr="001C6FF5">
        <w:t>.</w:t>
      </w:r>
      <w:r w:rsidR="002A2F65">
        <w:t xml:space="preserve"> </w:t>
      </w:r>
      <w:moveFromRangeStart w:id="308" w:author="Alfonso Díez Ramírez" w:date="2023-07-11T13:28:00Z" w:name="move139974536"/>
      <w:sdt>
        <w:sdtPr>
          <w:id w:val="-437218942"/>
          <w:citation/>
        </w:sdtPr>
        <w:sdtContent>
          <w:moveFrom w:id="309" w:author="Alfonso Díez Ramírez" w:date="2023-07-11T13:28:00Z">
            <w:r w:rsidR="002A2F65" w:rsidDel="00B72764">
              <w:fldChar w:fldCharType="begin"/>
            </w:r>
            <w:r w:rsidR="002A2F65" w:rsidDel="00B72764">
              <w:instrText xml:space="preserve"> CITATION Mos23 \l 3082 </w:instrText>
            </w:r>
            <w:r w:rsidR="002A2F65" w:rsidDel="00B72764">
              <w:fldChar w:fldCharType="separate"/>
            </w:r>
            <w:r w:rsidR="00D64F19" w:rsidRPr="00D64F19" w:rsidDel="00B72764">
              <w:rPr>
                <w:noProof/>
              </w:rPr>
              <w:t>[41]</w:t>
            </w:r>
            <w:r w:rsidR="002A2F65" w:rsidDel="00B72764">
              <w:fldChar w:fldCharType="end"/>
            </w:r>
          </w:moveFrom>
        </w:sdtContent>
      </w:sdt>
      <w:moveFromRangeEnd w:id="308"/>
    </w:p>
    <w:p w14:paraId="0DA13CE6" w14:textId="4C770FA9" w:rsidR="00956624" w:rsidRPr="00B7058D" w:rsidRDefault="00956624" w:rsidP="00B7058D">
      <w:pPr>
        <w:pStyle w:val="Ttulo4"/>
        <w:numPr>
          <w:ilvl w:val="2"/>
          <w:numId w:val="17"/>
        </w:numPr>
        <w:rPr>
          <w:rPrChange w:id="310" w:author="Alfonso Díez Ramírez" w:date="2023-07-11T13:42:00Z">
            <w:rPr>
              <w:sz w:val="26"/>
              <w:szCs w:val="26"/>
            </w:rPr>
          </w:rPrChange>
        </w:rPr>
        <w:pPrChange w:id="311" w:author="Alfonso Díez Ramírez" w:date="2023-07-11T13:42:00Z">
          <w:pPr>
            <w:pStyle w:val="Ttulo4"/>
            <w:ind w:left="1080"/>
          </w:pPr>
        </w:pPrChange>
      </w:pPr>
      <w:proofErr w:type="spellStart"/>
      <w:r>
        <w:t>Last</w:t>
      </w:r>
      <w:proofErr w:type="spellEnd"/>
      <w:r>
        <w:t xml:space="preserve"> Will en MQTT</w:t>
      </w:r>
    </w:p>
    <w:p w14:paraId="72A3F170" w14:textId="4C49CC58" w:rsidR="00956624" w:rsidRDefault="00956624" w:rsidP="00956624">
      <w:r>
        <w:t>El "</w:t>
      </w:r>
      <w:proofErr w:type="spellStart"/>
      <w:r>
        <w:t>last</w:t>
      </w:r>
      <w:proofErr w:type="spellEnd"/>
      <w:r>
        <w:t xml:space="preserve"> </w:t>
      </w:r>
      <w:proofErr w:type="spellStart"/>
      <w:r>
        <w:t>will</w:t>
      </w:r>
      <w:proofErr w:type="spellEnd"/>
      <w:r>
        <w:t>" (última voluntad) es un mecanismo en el protocolo MQTT (</w:t>
      </w:r>
      <w:proofErr w:type="spellStart"/>
      <w:r>
        <w:t>Message</w:t>
      </w:r>
      <w:proofErr w:type="spellEnd"/>
      <w:r>
        <w:t xml:space="preserve"> </w:t>
      </w:r>
      <w:proofErr w:type="spellStart"/>
      <w:r>
        <w:t>Queuing</w:t>
      </w:r>
      <w:proofErr w:type="spellEnd"/>
      <w:r>
        <w:t xml:space="preserve"> </w:t>
      </w:r>
      <w:proofErr w:type="spellStart"/>
      <w:r>
        <w:t>Telemetry</w:t>
      </w:r>
      <w:proofErr w:type="spellEnd"/>
      <w:r>
        <w:t xml:space="preserve"> </w:t>
      </w:r>
      <w:proofErr w:type="spellStart"/>
      <w:r>
        <w:t>Transport</w:t>
      </w:r>
      <w:proofErr w:type="spellEnd"/>
      <w:r>
        <w:t>) que permite a un cliente especificar un mensaje que se enviará automáticamente a otros clientes suscritos cuando el cliente emisor se desconecte inesperadamente. Esta característica es especialmente útil en escenarios donde es importante notificar a los demás clientes sobre la desconexión de un cliente en particular</w:t>
      </w:r>
      <w:ins w:id="312" w:author="Alfonso Díez Ramírez" w:date="2023-07-11T13:28:00Z">
        <w:r w:rsidR="00B72764" w:rsidRPr="00B72764">
          <w:t xml:space="preserve"> </w:t>
        </w:r>
      </w:ins>
      <w:moveToRangeStart w:id="313" w:author="Alfonso Díez Ramírez" w:date="2023-07-11T13:28:00Z" w:name="move139974541"/>
      <w:sdt>
        <w:sdtPr>
          <w:id w:val="1264417655"/>
          <w:citation/>
        </w:sdtPr>
        <w:sdtContent>
          <w:moveTo w:id="314" w:author="Alfonso Díez Ramírez" w:date="2023-07-11T13:28:00Z">
            <w:r w:rsidR="00B72764">
              <w:fldChar w:fldCharType="begin"/>
            </w:r>
            <w:r w:rsidR="00B72764">
              <w:instrText xml:space="preserve"> CITATION Hiv15 \l 3082 </w:instrText>
            </w:r>
            <w:r w:rsidR="00B72764">
              <w:fldChar w:fldCharType="separate"/>
            </w:r>
          </w:moveTo>
          <w:r w:rsidR="00765D72" w:rsidRPr="00765D72">
            <w:rPr>
              <w:noProof/>
            </w:rPr>
            <w:t>[39]</w:t>
          </w:r>
          <w:moveTo w:id="315" w:author="Alfonso Díez Ramírez" w:date="2023-07-11T13:28:00Z">
            <w:r w:rsidR="00B72764">
              <w:fldChar w:fldCharType="end"/>
            </w:r>
          </w:moveTo>
        </w:sdtContent>
      </w:sdt>
      <w:moveToRangeEnd w:id="313"/>
      <w:r>
        <w:t>.</w:t>
      </w:r>
      <w:moveFromRangeStart w:id="316" w:author="Alfonso Díez Ramírez" w:date="2023-07-11T13:28:00Z" w:name="move139974541"/>
      <w:sdt>
        <w:sdtPr>
          <w:id w:val="-1649891485"/>
          <w:citation/>
        </w:sdtPr>
        <w:sdtContent>
          <w:moveFrom w:id="317" w:author="Alfonso Díez Ramírez" w:date="2023-07-11T13:28:00Z">
            <w:r w:rsidR="00BA2633" w:rsidDel="00B72764">
              <w:fldChar w:fldCharType="begin"/>
            </w:r>
            <w:r w:rsidR="00BA2633" w:rsidDel="00B72764">
              <w:instrText xml:space="preserve"> CITATION Hiv15 \l 3082 </w:instrText>
            </w:r>
            <w:r w:rsidR="00BA2633" w:rsidDel="00B72764">
              <w:fldChar w:fldCharType="separate"/>
            </w:r>
            <w:r w:rsidR="00D64F19" w:rsidDel="00B72764">
              <w:rPr>
                <w:noProof/>
              </w:rPr>
              <w:t xml:space="preserve"> </w:t>
            </w:r>
            <w:r w:rsidR="00D64F19" w:rsidRPr="00D64F19" w:rsidDel="00B72764">
              <w:rPr>
                <w:noProof/>
              </w:rPr>
              <w:t>[42]</w:t>
            </w:r>
            <w:r w:rsidR="00BA2633" w:rsidDel="00B72764">
              <w:fldChar w:fldCharType="end"/>
            </w:r>
          </w:moveFrom>
        </w:sdtContent>
      </w:sdt>
      <w:moveFromRangeEnd w:id="316"/>
    </w:p>
    <w:p w14:paraId="39F4647C" w14:textId="0036C00D" w:rsidR="00956624" w:rsidRDefault="00956624" w:rsidP="00956624">
      <w:r>
        <w:t>El funcionamiento del "</w:t>
      </w:r>
      <w:proofErr w:type="spellStart"/>
      <w:r>
        <w:t>last</w:t>
      </w:r>
      <w:proofErr w:type="spellEnd"/>
      <w:r>
        <w:t xml:space="preserve"> </w:t>
      </w:r>
      <w:proofErr w:type="spellStart"/>
      <w:r>
        <w:t>will</w:t>
      </w:r>
      <w:proofErr w:type="spellEnd"/>
      <w:r>
        <w:t>" en MQTT se puede describir de la siguiente manera:</w:t>
      </w:r>
    </w:p>
    <w:p w14:paraId="2B7BE670" w14:textId="12057738" w:rsidR="00956624" w:rsidRDefault="00956624" w:rsidP="00956624">
      <w:pPr>
        <w:pStyle w:val="Prrafodelista"/>
        <w:numPr>
          <w:ilvl w:val="0"/>
          <w:numId w:val="34"/>
        </w:numPr>
      </w:pPr>
      <w:r>
        <w:t xml:space="preserve">El cliente que se conecta al </w:t>
      </w:r>
      <w:proofErr w:type="spellStart"/>
      <w:r>
        <w:t>broker</w:t>
      </w:r>
      <w:proofErr w:type="spellEnd"/>
      <w:r>
        <w:t xml:space="preserve"> MQTT tiene la opción de especificar un mensaje de "</w:t>
      </w:r>
      <w:proofErr w:type="spellStart"/>
      <w:r>
        <w:t>last</w:t>
      </w:r>
      <w:proofErr w:type="spellEnd"/>
      <w:r>
        <w:t xml:space="preserve"> </w:t>
      </w:r>
      <w:proofErr w:type="spellStart"/>
      <w:r>
        <w:t>will</w:t>
      </w:r>
      <w:proofErr w:type="spellEnd"/>
      <w:r>
        <w:t>". Este mensaje puede contener información relevante, como el motivo de la desconexión o cualquier otra información que se considere importante transmitir a los demás clientes.</w:t>
      </w:r>
    </w:p>
    <w:p w14:paraId="11A4C11D" w14:textId="45202C89" w:rsidR="00956624" w:rsidRDefault="00956624" w:rsidP="00956624">
      <w:pPr>
        <w:pStyle w:val="Prrafodelista"/>
        <w:numPr>
          <w:ilvl w:val="0"/>
          <w:numId w:val="34"/>
        </w:numPr>
      </w:pPr>
      <w:r>
        <w:lastRenderedPageBreak/>
        <w:t xml:space="preserve">Cuando el cliente establece una conexión con el </w:t>
      </w:r>
      <w:proofErr w:type="spellStart"/>
      <w:r>
        <w:t>broker</w:t>
      </w:r>
      <w:proofErr w:type="spellEnd"/>
      <w:r>
        <w:t xml:space="preserve"> MQTT, incluye el mensaje de "</w:t>
      </w:r>
      <w:proofErr w:type="spellStart"/>
      <w:r>
        <w:t>last</w:t>
      </w:r>
      <w:proofErr w:type="spellEnd"/>
      <w:r>
        <w:t xml:space="preserve"> </w:t>
      </w:r>
      <w:proofErr w:type="spellStart"/>
      <w:r>
        <w:t>will</w:t>
      </w:r>
      <w:proofErr w:type="spellEnd"/>
      <w:r>
        <w:t>"</w:t>
      </w:r>
      <w:r w:rsidR="00C14871">
        <w:t xml:space="preserve"> y el </w:t>
      </w:r>
      <w:proofErr w:type="spellStart"/>
      <w:r w:rsidR="00C14871">
        <w:t>topic</w:t>
      </w:r>
      <w:proofErr w:type="spellEnd"/>
      <w:r w:rsidR="00C14871">
        <w:t xml:space="preserve"> donde se publicará este mensaje,</w:t>
      </w:r>
      <w:r>
        <w:t xml:space="preserve"> junto con otros detalles de la conexión, como el tema (</w:t>
      </w:r>
      <w:proofErr w:type="spellStart"/>
      <w:r>
        <w:t>topic</w:t>
      </w:r>
      <w:proofErr w:type="spellEnd"/>
      <w:r>
        <w:t>) al que se suscribirá y los mensajes que publicará.</w:t>
      </w:r>
    </w:p>
    <w:p w14:paraId="778DFF57" w14:textId="09B0279F" w:rsidR="00956624" w:rsidRDefault="00956624" w:rsidP="00956624">
      <w:pPr>
        <w:pStyle w:val="Prrafodelista"/>
        <w:numPr>
          <w:ilvl w:val="0"/>
          <w:numId w:val="34"/>
        </w:numPr>
      </w:pPr>
      <w:r>
        <w:t xml:space="preserve">El </w:t>
      </w:r>
      <w:proofErr w:type="spellStart"/>
      <w:r>
        <w:t>broker</w:t>
      </w:r>
      <w:proofErr w:type="spellEnd"/>
      <w:r>
        <w:t xml:space="preserve"> MQTT almacena el mensaje de "</w:t>
      </w:r>
      <w:proofErr w:type="spellStart"/>
      <w:r>
        <w:t>last</w:t>
      </w:r>
      <w:proofErr w:type="spellEnd"/>
      <w:r>
        <w:t xml:space="preserve"> </w:t>
      </w:r>
      <w:proofErr w:type="spellStart"/>
      <w:r>
        <w:t>will</w:t>
      </w:r>
      <w:proofErr w:type="spellEnd"/>
      <w:r>
        <w:t>" junto con la información de conexión del cliente.</w:t>
      </w:r>
    </w:p>
    <w:p w14:paraId="4452E2FC" w14:textId="45ECBE87" w:rsidR="00956624" w:rsidRDefault="00956624" w:rsidP="00956624">
      <w:pPr>
        <w:pStyle w:val="Prrafodelista"/>
        <w:numPr>
          <w:ilvl w:val="0"/>
          <w:numId w:val="34"/>
        </w:numPr>
      </w:pPr>
      <w:r>
        <w:t xml:space="preserve">Si el cliente se desconecta de manera inesperada, ya sea debido a un cierre de sesión abrupto o una pérdida de conectividad, el </w:t>
      </w:r>
      <w:proofErr w:type="spellStart"/>
      <w:r>
        <w:t>broker</w:t>
      </w:r>
      <w:proofErr w:type="spellEnd"/>
      <w:r>
        <w:t xml:space="preserve"> MQTT detecta la desconexión y busca el mensaje de "</w:t>
      </w:r>
      <w:proofErr w:type="spellStart"/>
      <w:r>
        <w:t>last</w:t>
      </w:r>
      <w:proofErr w:type="spellEnd"/>
      <w:r>
        <w:t xml:space="preserve"> </w:t>
      </w:r>
      <w:proofErr w:type="spellStart"/>
      <w:r>
        <w:t>will</w:t>
      </w:r>
      <w:proofErr w:type="spellEnd"/>
      <w:r>
        <w:t>" asociado con ese cliente.</w:t>
      </w:r>
    </w:p>
    <w:p w14:paraId="70CBE463" w14:textId="26560AA0" w:rsidR="00956624" w:rsidRDefault="00956624" w:rsidP="00956624">
      <w:pPr>
        <w:pStyle w:val="Prrafodelista"/>
        <w:numPr>
          <w:ilvl w:val="0"/>
          <w:numId w:val="34"/>
        </w:numPr>
      </w:pPr>
      <w:r>
        <w:t>Una vez que se encuentra el mensaje de "</w:t>
      </w:r>
      <w:proofErr w:type="spellStart"/>
      <w:r>
        <w:t>last</w:t>
      </w:r>
      <w:proofErr w:type="spellEnd"/>
      <w:r>
        <w:t xml:space="preserve"> </w:t>
      </w:r>
      <w:proofErr w:type="spellStart"/>
      <w:r>
        <w:t>will</w:t>
      </w:r>
      <w:proofErr w:type="spellEnd"/>
      <w:r>
        <w:t xml:space="preserve">", el </w:t>
      </w:r>
      <w:proofErr w:type="spellStart"/>
      <w:r>
        <w:t>broker</w:t>
      </w:r>
      <w:proofErr w:type="spellEnd"/>
      <w:r>
        <w:t xml:space="preserve"> MQTT lo publica automáticamente en el tema especificado por el cliente durante la conexión.</w:t>
      </w:r>
    </w:p>
    <w:p w14:paraId="5905AB24" w14:textId="77777777" w:rsidR="00956624" w:rsidRDefault="00956624" w:rsidP="00956624">
      <w:pPr>
        <w:pStyle w:val="Prrafodelista"/>
        <w:numPr>
          <w:ilvl w:val="0"/>
          <w:numId w:val="34"/>
        </w:numPr>
      </w:pPr>
      <w:r>
        <w:t>Todos los clientes suscritos a ese tema recibirán el mensaje de "</w:t>
      </w:r>
      <w:proofErr w:type="spellStart"/>
      <w:r>
        <w:t>last</w:t>
      </w:r>
      <w:proofErr w:type="spellEnd"/>
      <w:r>
        <w:t xml:space="preserve"> </w:t>
      </w:r>
      <w:proofErr w:type="spellStart"/>
      <w:r>
        <w:t>will</w:t>
      </w:r>
      <w:proofErr w:type="spellEnd"/>
      <w:r>
        <w:t xml:space="preserve">" enviado por el </w:t>
      </w:r>
      <w:proofErr w:type="spellStart"/>
      <w:r>
        <w:t>broker</w:t>
      </w:r>
      <w:proofErr w:type="spellEnd"/>
      <w:r>
        <w:t xml:space="preserve"> MQTT. Esto les permite tomar medidas en consecuencia o realizar cualquier acción necesaria en respuesta a la desconexión del cliente.</w:t>
      </w:r>
    </w:p>
    <w:p w14:paraId="7475EF92" w14:textId="77777777" w:rsidR="00BA2633" w:rsidRDefault="00BA2633" w:rsidP="00BA2633">
      <w:pPr>
        <w:keepNext/>
        <w:jc w:val="center"/>
      </w:pPr>
      <w:r>
        <w:rPr>
          <w:noProof/>
        </w:rPr>
        <w:drawing>
          <wp:inline distT="0" distB="0" distL="0" distR="0" wp14:anchorId="6EE9F294" wp14:editId="7573512A">
            <wp:extent cx="4667250" cy="2933700"/>
            <wp:effectExtent l="0" t="0" r="0" b="0"/>
            <wp:docPr id="498259359" name="Imagen 1" descr="MQTT Connect messag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Connect message cont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7250" cy="2933700"/>
                    </a:xfrm>
                    <a:prstGeom prst="rect">
                      <a:avLst/>
                    </a:prstGeom>
                    <a:noFill/>
                    <a:ln>
                      <a:noFill/>
                    </a:ln>
                  </pic:spPr>
                </pic:pic>
              </a:graphicData>
            </a:graphic>
          </wp:inline>
        </w:drawing>
      </w:r>
    </w:p>
    <w:p w14:paraId="4983639D" w14:textId="1C2D495B" w:rsidR="00956624" w:rsidRDefault="00BA2633" w:rsidP="00865622">
      <w:pPr>
        <w:pStyle w:val="Descripcin"/>
      </w:pPr>
      <w:bookmarkStart w:id="318" w:name="_Toc139582964"/>
      <w:r>
        <w:t xml:space="preserve">Ilustración </w:t>
      </w:r>
      <w:r w:rsidR="00000000">
        <w:fldChar w:fldCharType="begin"/>
      </w:r>
      <w:r w:rsidR="00000000">
        <w:instrText xml:space="preserve"> SEQ Ilustración \* ARABIC </w:instrText>
      </w:r>
      <w:r w:rsidR="00000000">
        <w:fldChar w:fldCharType="separate"/>
      </w:r>
      <w:r w:rsidR="0090119B">
        <w:rPr>
          <w:noProof/>
        </w:rPr>
        <w:t>9</w:t>
      </w:r>
      <w:r w:rsidR="00000000">
        <w:rPr>
          <w:noProof/>
        </w:rPr>
        <w:fldChar w:fldCharType="end"/>
      </w:r>
      <w:r>
        <w:t xml:space="preserve"> - Formato de un mensaje MQTT con </w:t>
      </w:r>
      <w:proofErr w:type="spellStart"/>
      <w:r>
        <w:t>lastWill</w:t>
      </w:r>
      <w:proofErr w:type="spellEnd"/>
      <w:r>
        <w:t xml:space="preserve"> [</w:t>
      </w:r>
      <w:hyperlink r:id="rId30" w:history="1">
        <w:r w:rsidRPr="00BA2633">
          <w:rPr>
            <w:rStyle w:val="Hipervnculo"/>
          </w:rPr>
          <w:t>Fuente</w:t>
        </w:r>
      </w:hyperlink>
      <w:r>
        <w:t>]</w:t>
      </w:r>
      <w:bookmarkEnd w:id="318"/>
    </w:p>
    <w:p w14:paraId="39D142B9" w14:textId="77777777" w:rsidR="00954DCA" w:rsidRDefault="00956624" w:rsidP="00956624">
      <w:r>
        <w:t>Es importante tener en cuenta que el mensaje de "</w:t>
      </w:r>
      <w:proofErr w:type="spellStart"/>
      <w:r>
        <w:t>last</w:t>
      </w:r>
      <w:proofErr w:type="spellEnd"/>
      <w:r>
        <w:t xml:space="preserve"> </w:t>
      </w:r>
      <w:proofErr w:type="spellStart"/>
      <w:r>
        <w:t>will</w:t>
      </w:r>
      <w:proofErr w:type="spellEnd"/>
      <w:r>
        <w:t>" se envía solo en el caso de una desconexión no planificada del cliente. Si el cliente se desconecta de manera adecuada y envía un mensaje de desconexión explícito, el mecanismo de "</w:t>
      </w:r>
      <w:proofErr w:type="spellStart"/>
      <w:r>
        <w:t>last</w:t>
      </w:r>
      <w:proofErr w:type="spellEnd"/>
      <w:r>
        <w:t xml:space="preserve"> </w:t>
      </w:r>
      <w:proofErr w:type="spellStart"/>
      <w:r>
        <w:t>will</w:t>
      </w:r>
      <w:proofErr w:type="spellEnd"/>
      <w:r>
        <w:t>" no se activará.</w:t>
      </w:r>
    </w:p>
    <w:p w14:paraId="04BCF186" w14:textId="0D13FFDA" w:rsidR="00954DCA" w:rsidRPr="00954DCA" w:rsidRDefault="00954DCA" w:rsidP="00B7058D">
      <w:pPr>
        <w:pStyle w:val="Ttulo3"/>
        <w:numPr>
          <w:ilvl w:val="1"/>
          <w:numId w:val="17"/>
        </w:numPr>
        <w:rPr>
          <w:sz w:val="26"/>
          <w:szCs w:val="26"/>
        </w:rPr>
        <w:pPrChange w:id="319" w:author="Alfonso Díez Ramírez" w:date="2023-07-11T13:43:00Z">
          <w:pPr>
            <w:pStyle w:val="Ttulo3"/>
            <w:ind w:left="720"/>
          </w:pPr>
        </w:pPrChange>
      </w:pPr>
      <w:bookmarkStart w:id="320" w:name="_Toc140005137"/>
      <w:r>
        <w:t>Jenkins</w:t>
      </w:r>
      <w:bookmarkEnd w:id="320"/>
    </w:p>
    <w:p w14:paraId="13259D7E" w14:textId="0B7E3E27" w:rsidR="00954DCA" w:rsidRDefault="00954DCA" w:rsidP="00954DCA">
      <w:r>
        <w:t>Jenkins es una herramienta de código abierto utilizada para la automatización de la integración y entrega continuas (CI/CD) en el desarrollo de software. Proporciona un entorno de automatización flexible y extensible que permite a los equipos de desarrollo y operaciones acelerar y mejorar el ciclo de vida de desarrollo de aplicaciones</w:t>
      </w:r>
      <w:ins w:id="321" w:author="Alfonso Díez Ramírez" w:date="2023-07-11T13:28:00Z">
        <w:r w:rsidR="00704FC5" w:rsidRPr="00704FC5">
          <w:t xml:space="preserve"> </w:t>
        </w:r>
      </w:ins>
      <w:moveToRangeStart w:id="322" w:author="Alfonso Díez Ramírez" w:date="2023-07-11T13:28:00Z" w:name="move139974552"/>
      <w:sdt>
        <w:sdtPr>
          <w:id w:val="365485991"/>
          <w:citation/>
        </w:sdtPr>
        <w:sdtContent>
          <w:moveTo w:id="323" w:author="Alfonso Díez Ramírez" w:date="2023-07-11T13:28:00Z">
            <w:r w:rsidR="00704FC5">
              <w:fldChar w:fldCharType="begin"/>
            </w:r>
            <w:r w:rsidR="00704FC5">
              <w:instrText xml:space="preserve"> CITATION Jen \l 3082 </w:instrText>
            </w:r>
            <w:r w:rsidR="00704FC5">
              <w:fldChar w:fldCharType="separate"/>
            </w:r>
          </w:moveTo>
          <w:r w:rsidR="00765D72" w:rsidRPr="00765D72">
            <w:rPr>
              <w:noProof/>
            </w:rPr>
            <w:t>[40]</w:t>
          </w:r>
          <w:moveTo w:id="324" w:author="Alfonso Díez Ramírez" w:date="2023-07-11T13:28:00Z">
            <w:r w:rsidR="00704FC5">
              <w:fldChar w:fldCharType="end"/>
            </w:r>
          </w:moveTo>
        </w:sdtContent>
      </w:sdt>
      <w:moveToRangeEnd w:id="322"/>
      <w:r>
        <w:t xml:space="preserve">. </w:t>
      </w:r>
      <w:moveFromRangeStart w:id="325" w:author="Alfonso Díez Ramírez" w:date="2023-07-11T13:28:00Z" w:name="move139974552"/>
      <w:sdt>
        <w:sdtPr>
          <w:id w:val="153499672"/>
          <w:citation/>
        </w:sdtPr>
        <w:sdtContent>
          <w:moveFrom w:id="326" w:author="Alfonso Díez Ramírez" w:date="2023-07-11T13:28:00Z">
            <w:r w:rsidDel="00704FC5">
              <w:fldChar w:fldCharType="begin"/>
            </w:r>
            <w:r w:rsidDel="00704FC5">
              <w:instrText xml:space="preserve"> CITATION Jen \l 3082 </w:instrText>
            </w:r>
            <w:r w:rsidDel="00704FC5">
              <w:fldChar w:fldCharType="separate"/>
            </w:r>
            <w:r w:rsidR="00D64F19" w:rsidRPr="00D64F19" w:rsidDel="00704FC5">
              <w:rPr>
                <w:noProof/>
              </w:rPr>
              <w:t>[43]</w:t>
            </w:r>
            <w:r w:rsidDel="00704FC5">
              <w:fldChar w:fldCharType="end"/>
            </w:r>
          </w:moveFrom>
        </w:sdtContent>
      </w:sdt>
      <w:moveFromRangeEnd w:id="325"/>
    </w:p>
    <w:p w14:paraId="251793FC" w14:textId="77777777" w:rsidR="00954DCA" w:rsidRDefault="00954DCA" w:rsidP="00954DCA">
      <w:r>
        <w:t>A nivel teórico, es importante comprender los siguientes aspectos clave sobre Jenkins:</w:t>
      </w:r>
    </w:p>
    <w:p w14:paraId="149500A4" w14:textId="77777777" w:rsidR="00954DCA" w:rsidRDefault="00954DCA" w:rsidP="00954DCA"/>
    <w:p w14:paraId="2E2E6713" w14:textId="16AA1BF9" w:rsidR="00954DCA" w:rsidRDefault="00954DCA" w:rsidP="00954DCA">
      <w:pPr>
        <w:pStyle w:val="Prrafodelista"/>
        <w:numPr>
          <w:ilvl w:val="0"/>
          <w:numId w:val="37"/>
        </w:numPr>
      </w:pPr>
      <w:r>
        <w:lastRenderedPageBreak/>
        <w:t>Integración continua (CI): Jenkins facilita la integración continua al permitir la construcción, prueba y análisis automatizados del código fuente de una aplicación cada vez que se realizan cambios en el repositorio. Esto garantiza que el código nuevo y existente se integre sin problemas y se detecten rápidamente los problemas de compatibilidad y errores.</w:t>
      </w:r>
    </w:p>
    <w:p w14:paraId="1D36A813" w14:textId="02EB9EA5" w:rsidR="00954DCA" w:rsidRDefault="00954DCA" w:rsidP="00954DCA">
      <w:pPr>
        <w:pStyle w:val="Prrafodelista"/>
        <w:numPr>
          <w:ilvl w:val="0"/>
          <w:numId w:val="37"/>
        </w:numPr>
      </w:pPr>
      <w:r>
        <w:t xml:space="preserve">Entrega continua (CD): Jenkins también permite la entrega </w:t>
      </w:r>
      <w:proofErr w:type="gramStart"/>
      <w:r>
        <w:t>continua</w:t>
      </w:r>
      <w:proofErr w:type="gramEnd"/>
      <w:r>
        <w:t xml:space="preserve"> automatizada, lo que implica llevar el código de una aplicación a través de diversas etapas de pruebas y despliegue hasta su lanzamiento final en producción. Esto se logra mediante la configuración de pipelines (flujos de trabajo) que definen las acciones y etapas necesarias para compilar, probar, empacar y desplegar la aplicación de manera controlada.</w:t>
      </w:r>
    </w:p>
    <w:p w14:paraId="63525E30" w14:textId="5D6EB0A4" w:rsidR="00954DCA" w:rsidRDefault="00954DCA" w:rsidP="00954DCA">
      <w:pPr>
        <w:pStyle w:val="Prrafodelista"/>
        <w:numPr>
          <w:ilvl w:val="0"/>
          <w:numId w:val="37"/>
        </w:numPr>
      </w:pPr>
      <w:r>
        <w:t xml:space="preserve">Automatización de tareas: Jenkins ofrece una amplia gama de </w:t>
      </w:r>
      <w:proofErr w:type="spellStart"/>
      <w:r>
        <w:t>plugins</w:t>
      </w:r>
      <w:proofErr w:type="spellEnd"/>
      <w:r>
        <w:t xml:space="preserve"> y funcionalidades que permiten la automatización de diversas tareas en el proceso de desarrollo de software. Esto incluye la compilación del código fuente, la ejecución de pruebas automatizadas, la generación de informes, la notificación de resultados, la implementación en diferentes entornos, la gestión de dependencias y muchas otras actividades relacionadas con el desarrollo y despliegue de aplicaciones.</w:t>
      </w:r>
    </w:p>
    <w:p w14:paraId="5CBC2CCB" w14:textId="2E8A416C" w:rsidR="00954DCA" w:rsidRDefault="00954DCA" w:rsidP="00954DCA">
      <w:pPr>
        <w:pStyle w:val="Prrafodelista"/>
        <w:numPr>
          <w:ilvl w:val="0"/>
          <w:numId w:val="37"/>
        </w:numPr>
      </w:pPr>
      <w:r>
        <w:t xml:space="preserve">Extensibilidad y flexibilidad: Jenkins es altamente extensible y personalizable, lo que significa que se pueden agregar </w:t>
      </w:r>
      <w:proofErr w:type="spellStart"/>
      <w:r>
        <w:t>plugins</w:t>
      </w:r>
      <w:proofErr w:type="spellEnd"/>
      <w:r>
        <w:t xml:space="preserve"> y configuraciones específicas para adaptarse a los requisitos y necesidades del proyecto. Esto permite integrar Jenkins con diferentes herramientas y servicios, como sistemas de control de versiones, sistemas de gestión de incidencias, servicios de notificación, herramientas de pruebas automatizadas, servicios de nube, entre otros.</w:t>
      </w:r>
    </w:p>
    <w:p w14:paraId="78ACAE22" w14:textId="1E573756" w:rsidR="00954DCA" w:rsidRDefault="00954DCA" w:rsidP="00954DCA">
      <w:pPr>
        <w:pStyle w:val="Prrafodelista"/>
        <w:numPr>
          <w:ilvl w:val="0"/>
          <w:numId w:val="37"/>
        </w:numPr>
      </w:pPr>
      <w:r>
        <w:t>Interfaz gráfica y visualización: Jenkins ofrece una interfaz gráfica de usuario (GUI) intuitiva que facilita la configuración y gestión de los flujos de trabajo de CI/CD. Además, proporciona informes y visualizaciones claras sobre el estado y los resultados de las ejecuciones de los pipelines, lo que permite un monitoreo y seguimiento eficiente del proceso de desarrollo.</w:t>
      </w:r>
    </w:p>
    <w:p w14:paraId="4833A173" w14:textId="77777777" w:rsidR="004C2FB4" w:rsidRPr="004C2FB4" w:rsidRDefault="00954DCA" w:rsidP="00954DCA">
      <w:pPr>
        <w:pStyle w:val="Prrafodelista"/>
        <w:numPr>
          <w:ilvl w:val="0"/>
          <w:numId w:val="37"/>
        </w:numPr>
        <w:rPr>
          <w:sz w:val="26"/>
          <w:szCs w:val="26"/>
        </w:rPr>
      </w:pPr>
      <w:r>
        <w:t>Comunidad activa y soporte: Jenkins cuenta con una gran comunidad de desarrolladores y usuarios que contribuyen con la mejora continua de la herramienta y brindan soporte en forma de documentación, tutoriales y foros de discusión. Esto garantiza un entorno de apoyo sólido y recursos disponibles para resolver problemas y compartir buenas prácticas.</w:t>
      </w:r>
    </w:p>
    <w:p w14:paraId="0CDB4C47" w14:textId="77777777" w:rsidR="00982900" w:rsidRDefault="00982900" w:rsidP="004C2FB4">
      <w:r w:rsidRPr="00982900">
        <w:t>A nivel práctico, Jenkins se instala en un servidor y se configura para trabajar con los proyectos de software que se desean automatizar. Aquí hay una descripción paso a paso de cómo utilizar Jenkins</w:t>
      </w:r>
      <w:r>
        <w:t>.</w:t>
      </w:r>
    </w:p>
    <w:p w14:paraId="58DB0B43" w14:textId="77777777" w:rsidR="00982900" w:rsidRDefault="00982900" w:rsidP="004C2FB4">
      <w:r>
        <w:t xml:space="preserve">Una vez instalado y configurado (instalados los </w:t>
      </w:r>
      <w:proofErr w:type="spellStart"/>
      <w:r>
        <w:t>plugins</w:t>
      </w:r>
      <w:proofErr w:type="spellEnd"/>
      <w:r>
        <w:t xml:space="preserve"> necesarios y las dependencias a nivel de sistema operativo para la funcionalidad deseada), el funcionamiento de Jenkins se basa en la ejecución de Jobs, también conocidos como pipelines.</w:t>
      </w:r>
    </w:p>
    <w:p w14:paraId="1D371FD4" w14:textId="44E81491" w:rsidR="00982900" w:rsidRDefault="00982900" w:rsidP="004C2FB4">
      <w:r>
        <w:t>Estos Jobs se ejecut</w:t>
      </w:r>
      <w:r w:rsidR="00704FC5">
        <w:t>a</w:t>
      </w:r>
      <w:r>
        <w:t xml:space="preserve">n automáticamente o mediante interacción manual y su objetivo puede ser muy variado, aunque sus principales funciones suelen ser </w:t>
      </w:r>
      <w:r w:rsidRPr="00982900">
        <w:t xml:space="preserve">la compilación de </w:t>
      </w:r>
      <w:r w:rsidRPr="00982900">
        <w:lastRenderedPageBreak/>
        <w:t>un proyecto, la ejecución de pruebas, la generación de informes</w:t>
      </w:r>
      <w:r>
        <w:t xml:space="preserve"> o</w:t>
      </w:r>
      <w:r w:rsidRPr="00982900">
        <w:t xml:space="preserve"> el despliegue de una aplicación</w:t>
      </w:r>
      <w:r>
        <w:t>, entre otras.</w:t>
      </w:r>
    </w:p>
    <w:p w14:paraId="57AEF1D2" w14:textId="77777777" w:rsidR="00982900" w:rsidRDefault="00982900" w:rsidP="004C2FB4">
      <w:r>
        <w:t xml:space="preserve">Los </w:t>
      </w:r>
      <w:proofErr w:type="spellStart"/>
      <w:r>
        <w:t>triggers</w:t>
      </w:r>
      <w:proofErr w:type="spellEnd"/>
      <w:r>
        <w:t xml:space="preserve"> automáticos de estos Jobs </w:t>
      </w:r>
      <w:r w:rsidRPr="00982900">
        <w:t>determinan cuándo se debe ejecutar un trabajo. Pueden ser desencadenados por eventos como cambios en el repositorio de código fuente, programados para ejecutarse en un momento específico o disparados manualmente.</w:t>
      </w:r>
    </w:p>
    <w:p w14:paraId="33F89E8E" w14:textId="25CC6D28" w:rsidR="00D31757" w:rsidRDefault="00982900" w:rsidP="00D31757">
      <w:r>
        <w:t xml:space="preserve">Por último, </w:t>
      </w:r>
      <w:r w:rsidR="00D31757">
        <w:t xml:space="preserve">Jenkins ofrece una amplia gama de características que facilitan la visualización y el seguimiento de la ejecución de los </w:t>
      </w:r>
      <w:proofErr w:type="spellStart"/>
      <w:r w:rsidR="00D31757">
        <w:t>jobs</w:t>
      </w:r>
      <w:proofErr w:type="spellEnd"/>
      <w:r w:rsidR="00D31757">
        <w:t xml:space="preserve">. Una de las características clave es la vista basada en </w:t>
      </w:r>
      <w:proofErr w:type="spellStart"/>
      <w:r w:rsidR="00D31757">
        <w:t>stages</w:t>
      </w:r>
      <w:proofErr w:type="spellEnd"/>
      <w:r w:rsidR="00D31757">
        <w:t xml:space="preserve">, que proporciona una representación gráfica del flujo de trabajo del pipeline. Esta vista muestra los diferentes pasos del pipeline, también conocidos como </w:t>
      </w:r>
      <w:proofErr w:type="spellStart"/>
      <w:r w:rsidR="00D31757">
        <w:t>stages</w:t>
      </w:r>
      <w:proofErr w:type="spellEnd"/>
      <w:r w:rsidR="00D31757">
        <w:t>, y permite ver el progreso de cada uno de ellos. Esto es especialmente útil cuando se trabaja con pipelines complejos que implican múltiples etapas y tareas.</w:t>
      </w:r>
    </w:p>
    <w:p w14:paraId="42BC43DC" w14:textId="6012BCE2" w:rsidR="00D31757" w:rsidRDefault="00D31757" w:rsidP="00D31757">
      <w:r>
        <w:t xml:space="preserve">Además de la vista basada en </w:t>
      </w:r>
      <w:proofErr w:type="spellStart"/>
      <w:r>
        <w:t>stages</w:t>
      </w:r>
      <w:proofErr w:type="spellEnd"/>
      <w:r>
        <w:t>, Jenkins permite acceder a los logs de la ejecución del pipeline. Los logs proporcionan información detallada sobre cada paso del pipeline, incluyendo cualquier mensaje de salida, advertencia o error que se haya producido. Estos logs son extremadamente útiles para el seguimiento y la depuración, ya que permiten identificar rápidamente cualquier problema o anomalía en el proceso de automatización.</w:t>
      </w:r>
    </w:p>
    <w:p w14:paraId="535C79AA" w14:textId="7375D378" w:rsidR="00B300B7" w:rsidRPr="004C2FB4" w:rsidDel="006570B9" w:rsidRDefault="00D31757" w:rsidP="00D31757">
      <w:pPr>
        <w:rPr>
          <w:del w:id="327" w:author="Alfonso Díez Ramírez" w:date="2023-07-11T14:31:00Z"/>
          <w:sz w:val="26"/>
          <w:szCs w:val="26"/>
        </w:rPr>
      </w:pPr>
      <w:r>
        <w:t xml:space="preserve">Jenkins también ofrece la posibilidad de generar informes y métricas sobre la ejecución de los </w:t>
      </w:r>
      <w:proofErr w:type="spellStart"/>
      <w:r>
        <w:t>jobs</w:t>
      </w:r>
      <w:proofErr w:type="spellEnd"/>
      <w:r>
        <w:t>. Estos informes pueden incluir datos como la duración de la ejecución, el número de compilaciones exitosas o fallidas, las pruebas unitarias ejecutadas y sus resultados, entre otros.</w:t>
      </w:r>
      <w:r w:rsidR="00B300B7">
        <w:br w:type="page"/>
      </w:r>
    </w:p>
    <w:p w14:paraId="6D71D84F" w14:textId="0ED539DF" w:rsidR="00223A1A" w:rsidRDefault="00BB6994" w:rsidP="006570B9">
      <w:pPr>
        <w:pStyle w:val="Ttulo2"/>
        <w:numPr>
          <w:ilvl w:val="0"/>
          <w:numId w:val="17"/>
        </w:numPr>
        <w:pPrChange w:id="328" w:author="Alfonso Díez Ramírez" w:date="2023-07-11T14:31:00Z">
          <w:pPr/>
        </w:pPrChange>
      </w:pPr>
      <w:bookmarkStart w:id="329" w:name="_Toc140005138"/>
      <w:r>
        <w:lastRenderedPageBreak/>
        <w:t>Descripción de la Plataforma DevOps</w:t>
      </w:r>
      <w:bookmarkEnd w:id="329"/>
    </w:p>
    <w:p w14:paraId="3E4A2992" w14:textId="23FADCFB" w:rsidR="00FE7B19" w:rsidRDefault="00704FC5" w:rsidP="00704FC5">
      <w:pPr>
        <w:pStyle w:val="Ttulo3"/>
        <w:numPr>
          <w:ilvl w:val="1"/>
          <w:numId w:val="17"/>
        </w:numPr>
        <w:pPrChange w:id="330" w:author="Alfonso Díez Ramírez" w:date="2023-07-11T13:30:00Z">
          <w:pPr>
            <w:pStyle w:val="Ttulo3"/>
          </w:pPr>
        </w:pPrChange>
      </w:pPr>
      <w:bookmarkStart w:id="331" w:name="_Toc140005139"/>
      <w:del w:id="332" w:author="Alfonso Díez Ramírez" w:date="2023-07-11T13:30:00Z">
        <w:r w:rsidDel="00704FC5">
          <w:delText>.</w:delText>
        </w:r>
      </w:del>
      <w:r>
        <w:t xml:space="preserve"> </w:t>
      </w:r>
      <w:r w:rsidR="00FE7B19">
        <w:t>Arquitectura de la solución</w:t>
      </w:r>
      <w:bookmarkEnd w:id="331"/>
    </w:p>
    <w:p w14:paraId="7A3DEF10" w14:textId="6495EAC8" w:rsidR="002E11B0" w:rsidRDefault="002E11B0" w:rsidP="002E11B0">
      <w:r w:rsidRPr="002E11B0">
        <w:t>La arquitectura de sistemas</w:t>
      </w:r>
      <w:r w:rsidR="00BB6994">
        <w:t xml:space="preserve"> (ver Ilustración 10)</w:t>
      </w:r>
      <w:r w:rsidRPr="002E11B0">
        <w:t xml:space="preserve"> </w:t>
      </w:r>
      <w:r w:rsidR="00BB6994">
        <w:t xml:space="preserve">está </w:t>
      </w:r>
      <w:r w:rsidRPr="002E11B0">
        <w:t>compuesta por</w:t>
      </w:r>
      <w:r w:rsidR="00B839DB">
        <w:t xml:space="preserve"> diferentes sistemas que, en conjunto, satisfacen las necesidades establecidas en los objetivos del PFM.</w:t>
      </w:r>
    </w:p>
    <w:p w14:paraId="6724AB5F" w14:textId="43FF7799" w:rsidR="00BB6994" w:rsidRDefault="00BB6994" w:rsidP="002E11B0">
      <w:commentRangeStart w:id="333"/>
      <w:r>
        <w:t>Los componentes son:</w:t>
      </w:r>
      <w:commentRangeEnd w:id="333"/>
      <w:r w:rsidR="0017006A">
        <w:rPr>
          <w:rStyle w:val="Refdecomentario"/>
        </w:rPr>
        <w:commentReference w:id="333"/>
      </w:r>
    </w:p>
    <w:p w14:paraId="0B959E84" w14:textId="679879BB" w:rsidR="00BB6994" w:rsidRDefault="00BB6994" w:rsidP="00BB6994">
      <w:pPr>
        <w:pStyle w:val="Prrafodelista"/>
        <w:numPr>
          <w:ilvl w:val="0"/>
          <w:numId w:val="46"/>
        </w:numPr>
      </w:pPr>
      <w:r>
        <w:t>Plataforma de Integración y Entrega Continua (CI&amp;CD) que automatiza la construcción (</w:t>
      </w:r>
      <w:proofErr w:type="spellStart"/>
      <w:r>
        <w:t>build</w:t>
      </w:r>
      <w:proofErr w:type="spellEnd"/>
      <w:r>
        <w:t xml:space="preserve">), </w:t>
      </w:r>
      <w:proofErr w:type="spellStart"/>
      <w:r>
        <w:t>testing</w:t>
      </w:r>
      <w:proofErr w:type="spellEnd"/>
      <w:r>
        <w:t xml:space="preserve">, y despliegue de módulos software de sistemas </w:t>
      </w:r>
      <w:proofErr w:type="spellStart"/>
      <w:r>
        <w:t>IoT</w:t>
      </w:r>
      <w:proofErr w:type="spellEnd"/>
      <w:r>
        <w:t>-Edge</w:t>
      </w:r>
      <w:r w:rsidR="00E57B70">
        <w:t xml:space="preserve"> y que es independiente al entorno al utilizarse de forma cruzada a todos los que se utilicen</w:t>
      </w:r>
      <w:r>
        <w:t>.</w:t>
      </w:r>
    </w:p>
    <w:p w14:paraId="782D32D6" w14:textId="798434C7" w:rsidR="00BB6994" w:rsidRDefault="00BB6994" w:rsidP="00BB6994">
      <w:pPr>
        <w:pStyle w:val="Prrafodelista"/>
        <w:numPr>
          <w:ilvl w:val="0"/>
          <w:numId w:val="46"/>
        </w:numPr>
      </w:pPr>
      <w:r>
        <w:t xml:space="preserve">Entorno de </w:t>
      </w:r>
      <w:r w:rsidR="00E57B70">
        <w:t>desarrollo donde</w:t>
      </w:r>
      <w:r>
        <w:t xml:space="preserve"> se desplegarán los módulos software de la capa Edge del sistema </w:t>
      </w:r>
      <w:proofErr w:type="spellStart"/>
      <w:r>
        <w:t>IoT</w:t>
      </w:r>
      <w:proofErr w:type="spellEnd"/>
      <w:r>
        <w:t>-Edge</w:t>
      </w:r>
      <w:r w:rsidR="00D71FF8">
        <w:t xml:space="preserve"> y los dispositivos simulados</w:t>
      </w:r>
      <w:r>
        <w:t>.</w:t>
      </w:r>
      <w:r w:rsidR="00D71FF8">
        <w:t xml:space="preserve"> Se compone de:</w:t>
      </w:r>
    </w:p>
    <w:p w14:paraId="15CCBC51" w14:textId="0E394CDF" w:rsidR="00D71FF8" w:rsidRDefault="00D71FF8" w:rsidP="00D71FF8">
      <w:pPr>
        <w:pStyle w:val="Prrafodelista"/>
        <w:numPr>
          <w:ilvl w:val="1"/>
          <w:numId w:val="46"/>
        </w:numPr>
      </w:pPr>
      <w:r w:rsidRPr="002A29F6">
        <w:rPr>
          <w:b/>
          <w:bCs/>
          <w:rPrChange w:id="334" w:author="Alfonso Díez Ramírez" w:date="2023-07-12T05:39:00Z">
            <w:rPr/>
          </w:rPrChange>
        </w:rPr>
        <w:t>Plataforma de orquestación de contenedores</w:t>
      </w:r>
      <w:r>
        <w:t xml:space="preserve">: </w:t>
      </w:r>
      <w:r w:rsidR="0082652A">
        <w:t>Añade portabilidad, escalabilidad y tolerancia a fallos.</w:t>
      </w:r>
      <w:r w:rsidR="002A29F6">
        <w:t xml:space="preserve"> En este caso la tecnología elegida es K3S.</w:t>
      </w:r>
      <w:r w:rsidR="00F5063F">
        <w:t xml:space="preserve"> Este componente no existe en el entorno de producción al utilizarse en entornos previos para simular dispositivos y elementos de red.</w:t>
      </w:r>
    </w:p>
    <w:p w14:paraId="0468BBED" w14:textId="643833FB" w:rsidR="00D71FF8" w:rsidRDefault="00D71FF8" w:rsidP="00D71FF8">
      <w:pPr>
        <w:pStyle w:val="Prrafodelista"/>
        <w:numPr>
          <w:ilvl w:val="1"/>
          <w:numId w:val="46"/>
        </w:numPr>
      </w:pPr>
      <w:r w:rsidRPr="001E0085">
        <w:rPr>
          <w:b/>
          <w:bCs/>
        </w:rPr>
        <w:t>Sistema de</w:t>
      </w:r>
      <w:r w:rsidR="0082652A" w:rsidRPr="001E0085">
        <w:rPr>
          <w:b/>
          <w:bCs/>
        </w:rPr>
        <w:t xml:space="preserve"> mensajería basado en</w:t>
      </w:r>
      <w:r w:rsidRPr="001E0085">
        <w:rPr>
          <w:b/>
          <w:bCs/>
        </w:rPr>
        <w:t xml:space="preserve"> colas con protocolo MQTT</w:t>
      </w:r>
      <w:r w:rsidR="0082652A">
        <w:t>:</w:t>
      </w:r>
      <w:r>
        <w:t xml:space="preserve"> </w:t>
      </w:r>
      <w:r w:rsidR="0082652A">
        <w:t xml:space="preserve">Desacopla </w:t>
      </w:r>
      <w:r>
        <w:t>la generación de logs de la ingesta y su procesamiento.</w:t>
      </w:r>
      <w:r w:rsidR="002A29F6">
        <w:t xml:space="preserve"> La tecnología para este sistema es </w:t>
      </w:r>
      <w:proofErr w:type="spellStart"/>
      <w:r w:rsidR="002A29F6">
        <w:t>Mosquitto</w:t>
      </w:r>
      <w:proofErr w:type="spellEnd"/>
      <w:r w:rsidR="002A29F6">
        <w:t>.</w:t>
      </w:r>
    </w:p>
    <w:p w14:paraId="63A3CCD6" w14:textId="52F39153" w:rsidR="001E0085" w:rsidRPr="001E0085" w:rsidRDefault="001E0085" w:rsidP="001E0085">
      <w:pPr>
        <w:pStyle w:val="Prrafodelista"/>
        <w:numPr>
          <w:ilvl w:val="1"/>
          <w:numId w:val="46"/>
        </w:numPr>
      </w:pPr>
      <w:r w:rsidRPr="001E0085">
        <w:rPr>
          <w:b/>
          <w:bCs/>
          <w:rPrChange w:id="335" w:author="Alfonso Díez Ramírez" w:date="2023-07-12T06:22:00Z">
            <w:rPr/>
          </w:rPrChange>
        </w:rPr>
        <w:t>Plataforma de Monitorización Continua</w:t>
      </w:r>
      <w:r>
        <w:t>: Plataforma que permite la monitorización de los dispositivos en tiempo real, permitiendo visualizar los datos</w:t>
      </w:r>
      <w:r w:rsidR="00865622">
        <w:t xml:space="preserve"> y detectar anomalías que posibiliten la mejora continua. Se compone de los siguientes componentes:</w:t>
      </w:r>
    </w:p>
    <w:p w14:paraId="34BB8DF9" w14:textId="77777777" w:rsidR="001E0085" w:rsidRDefault="001E0085" w:rsidP="001E0085">
      <w:pPr>
        <w:pStyle w:val="Prrafodelista"/>
        <w:ind w:left="1440"/>
      </w:pPr>
    </w:p>
    <w:p w14:paraId="0C8C02C5" w14:textId="7F4F00B2" w:rsidR="00D71FF8" w:rsidRDefault="0082652A" w:rsidP="001E0085">
      <w:pPr>
        <w:pStyle w:val="Prrafodelista"/>
        <w:numPr>
          <w:ilvl w:val="2"/>
          <w:numId w:val="46"/>
        </w:numPr>
      </w:pPr>
      <w:r w:rsidRPr="001E0085">
        <w:rPr>
          <w:b/>
          <w:bCs/>
        </w:rPr>
        <w:t xml:space="preserve">Agente </w:t>
      </w:r>
      <w:r w:rsidR="00F5063F">
        <w:rPr>
          <w:b/>
          <w:bCs/>
        </w:rPr>
        <w:t xml:space="preserve">ligero </w:t>
      </w:r>
      <w:r w:rsidRPr="002A29F6">
        <w:rPr>
          <w:b/>
          <w:bCs/>
          <w:rPrChange w:id="336" w:author="Alfonso Díez Ramírez" w:date="2023-07-12T05:39:00Z">
            <w:rPr/>
          </w:rPrChange>
        </w:rPr>
        <w:t>de recolección de eventos</w:t>
      </w:r>
      <w:r>
        <w:t>: añade la funcionalidad necesaria para consumir los mensajes de las colas y que se estos lleguen a</w:t>
      </w:r>
      <w:r w:rsidR="002A29F6">
        <w:t xml:space="preserve"> la plataforma de procesamiento e ingesta de los eventos. Aprovechamos en este caso otro componente del </w:t>
      </w:r>
      <w:proofErr w:type="spellStart"/>
      <w:r w:rsidR="002A29F6">
        <w:t>sta</w:t>
      </w:r>
      <w:r w:rsidR="00F5063F">
        <w:t>c</w:t>
      </w:r>
      <w:r w:rsidR="002A29F6">
        <w:t>k</w:t>
      </w:r>
      <w:proofErr w:type="spellEnd"/>
      <w:r w:rsidR="002A29F6">
        <w:t xml:space="preserve"> ELK; </w:t>
      </w:r>
      <w:proofErr w:type="spellStart"/>
      <w:r w:rsidR="002A29F6">
        <w:t>Beats</w:t>
      </w:r>
      <w:proofErr w:type="spellEnd"/>
      <w:r w:rsidR="002A29F6">
        <w:t>.</w:t>
      </w:r>
    </w:p>
    <w:p w14:paraId="1607A916" w14:textId="0AC0B3F4" w:rsidR="00C47604" w:rsidRDefault="002A29F6" w:rsidP="001E0085">
      <w:pPr>
        <w:pStyle w:val="Prrafodelista"/>
        <w:numPr>
          <w:ilvl w:val="2"/>
          <w:numId w:val="46"/>
        </w:numPr>
      </w:pPr>
      <w:r w:rsidRPr="002A29F6">
        <w:rPr>
          <w:b/>
          <w:bCs/>
          <w:rPrChange w:id="337" w:author="Alfonso Díez Ramírez" w:date="2023-07-12T05:39:00Z">
            <w:rPr/>
          </w:rPrChange>
        </w:rPr>
        <w:t>Plataforma de procesamiento e ingesta de eventos</w:t>
      </w:r>
      <w:r>
        <w:t xml:space="preserve">: </w:t>
      </w:r>
      <w:r w:rsidR="00F5063F">
        <w:t xml:space="preserve">Posibilita la </w:t>
      </w:r>
      <w:r w:rsidR="00C47604">
        <w:t>ingesta en la plataforma de indexación</w:t>
      </w:r>
      <w:r w:rsidR="00F5063F">
        <w:t xml:space="preserve"> de los logs recolectados por los agentes mediante </w:t>
      </w:r>
      <w:r w:rsidR="00C47604">
        <w:t xml:space="preserve">pipelines que, adicionalmente, se encargan de enriquecer y adaptar los logs a un formato que facilite su tratamiento. En este caso se utiliza el componente del </w:t>
      </w:r>
      <w:proofErr w:type="spellStart"/>
      <w:r w:rsidR="00C47604">
        <w:t>stack</w:t>
      </w:r>
      <w:proofErr w:type="spellEnd"/>
      <w:r w:rsidR="00C47604">
        <w:t xml:space="preserve"> ELK: </w:t>
      </w:r>
      <w:proofErr w:type="spellStart"/>
      <w:r w:rsidR="00C47604">
        <w:t>Logstash</w:t>
      </w:r>
      <w:proofErr w:type="spellEnd"/>
      <w:r w:rsidR="00C47604">
        <w:t>.</w:t>
      </w:r>
    </w:p>
    <w:p w14:paraId="0A032033" w14:textId="77777777" w:rsidR="00F921A4" w:rsidRDefault="00C47604" w:rsidP="001E0085">
      <w:pPr>
        <w:pStyle w:val="Prrafodelista"/>
        <w:numPr>
          <w:ilvl w:val="2"/>
          <w:numId w:val="46"/>
        </w:numPr>
      </w:pPr>
      <w:r>
        <w:rPr>
          <w:b/>
          <w:bCs/>
        </w:rPr>
        <w:t>Plataforma de indexación de logs</w:t>
      </w:r>
      <w:r w:rsidRPr="00C47604">
        <w:rPr>
          <w:rPrChange w:id="338" w:author="Alfonso Díez Ramírez" w:date="2023-07-12T06:02:00Z">
            <w:rPr>
              <w:b/>
              <w:bCs/>
            </w:rPr>
          </w:rPrChange>
        </w:rPr>
        <w:t>:</w:t>
      </w:r>
      <w:r>
        <w:t xml:space="preserve"> Aporta persistencia</w:t>
      </w:r>
      <w:r w:rsidR="00F921A4">
        <w:t xml:space="preserve"> a los logs y un motor de búsqueda eficaz, adicionalmente, cuenta con la capacidad de desplegarse en un cluster, lo que aporta escalabilidad y tolerancia a fallos. Se utiliza el componente del </w:t>
      </w:r>
      <w:proofErr w:type="spellStart"/>
      <w:r w:rsidR="00F921A4">
        <w:t>stack</w:t>
      </w:r>
      <w:proofErr w:type="spellEnd"/>
      <w:r w:rsidR="00F921A4">
        <w:t xml:space="preserve"> ELK: Elasticsearch.</w:t>
      </w:r>
    </w:p>
    <w:p w14:paraId="65621AF3" w14:textId="48E40884" w:rsidR="002A29F6" w:rsidRDefault="00F921A4" w:rsidP="001E0085">
      <w:pPr>
        <w:pStyle w:val="Prrafodelista"/>
        <w:numPr>
          <w:ilvl w:val="2"/>
          <w:numId w:val="46"/>
        </w:numPr>
      </w:pPr>
      <w:r>
        <w:rPr>
          <w:b/>
          <w:bCs/>
        </w:rPr>
        <w:t>Plataforma de visualización de datos</w:t>
      </w:r>
      <w:r w:rsidRPr="00F921A4">
        <w:rPr>
          <w:rPrChange w:id="339" w:author="Alfonso Díez Ramírez" w:date="2023-07-12T06:15:00Z">
            <w:rPr>
              <w:b/>
              <w:bCs/>
            </w:rPr>
          </w:rPrChange>
        </w:rPr>
        <w:t>:</w:t>
      </w:r>
      <w:r>
        <w:t xml:space="preserve"> Complementa las capacidades de monitorización de</w:t>
      </w:r>
      <w:r w:rsidR="001E0085">
        <w:t xml:space="preserve">l resto de la arquitectura posibilitando la visualización por parte de los usuarios, tanto de forma libre, mediante búsquedas, como mediante </w:t>
      </w:r>
      <w:proofErr w:type="spellStart"/>
      <w:r w:rsidR="001E0085">
        <w:t>dashboards</w:t>
      </w:r>
      <w:proofErr w:type="spellEnd"/>
      <w:r w:rsidR="001E0085">
        <w:t xml:space="preserve">. En </w:t>
      </w:r>
      <w:r w:rsidR="001E0085">
        <w:lastRenderedPageBreak/>
        <w:t xml:space="preserve">este caso la tecnología utilizada es el componente del </w:t>
      </w:r>
      <w:proofErr w:type="spellStart"/>
      <w:r w:rsidR="001E0085">
        <w:t>stack</w:t>
      </w:r>
      <w:proofErr w:type="spellEnd"/>
      <w:r w:rsidR="001E0085">
        <w:t xml:space="preserve"> ELK: </w:t>
      </w:r>
      <w:proofErr w:type="spellStart"/>
      <w:r w:rsidR="001E0085">
        <w:t>Kibana</w:t>
      </w:r>
      <w:proofErr w:type="spellEnd"/>
      <w:r w:rsidR="001E0085">
        <w:t>.</w:t>
      </w:r>
      <w:r w:rsidR="00C47604">
        <w:t xml:space="preserve">  </w:t>
      </w:r>
    </w:p>
    <w:p w14:paraId="4182801F" w14:textId="181F5543" w:rsidR="00BB6994" w:rsidRDefault="00BB6994" w:rsidP="00BB6994">
      <w:r w:rsidRPr="00865622">
        <w:rPr>
          <w:rPrChange w:id="340" w:author="Alfonso Díez Ramírez" w:date="2023-07-12T06:27:00Z">
            <w:rPr>
              <w:highlight w:val="yellow"/>
            </w:rPr>
          </w:rPrChange>
        </w:rPr>
        <w:t xml:space="preserve">La instalación y configuración de las plataformas de CI&amp;CD y monitorización junto con </w:t>
      </w:r>
      <w:r w:rsidR="0017006A" w:rsidRPr="00865622">
        <w:rPr>
          <w:rPrChange w:id="341" w:author="Alfonso Díez Ramírez" w:date="2023-07-12T06:27:00Z">
            <w:rPr>
              <w:highlight w:val="yellow"/>
            </w:rPr>
          </w:rPrChange>
        </w:rPr>
        <w:t xml:space="preserve">la creación y configuración del entorno </w:t>
      </w:r>
      <w:r w:rsidR="00865622">
        <w:t>de desarrollo</w:t>
      </w:r>
      <w:r w:rsidR="00865622" w:rsidRPr="00865622">
        <w:rPr>
          <w:rPrChange w:id="342" w:author="Alfonso Díez Ramírez" w:date="2023-07-12T06:27:00Z">
            <w:rPr>
              <w:highlight w:val="yellow"/>
            </w:rPr>
          </w:rPrChange>
        </w:rPr>
        <w:t xml:space="preserve"> </w:t>
      </w:r>
      <w:r w:rsidR="0017006A" w:rsidRPr="00865622">
        <w:rPr>
          <w:rPrChange w:id="343" w:author="Alfonso Díez Ramírez" w:date="2023-07-12T06:27:00Z">
            <w:rPr>
              <w:highlight w:val="yellow"/>
            </w:rPr>
          </w:rPrChange>
        </w:rPr>
        <w:t xml:space="preserve">y que en este PFM se ha denominado </w:t>
      </w:r>
      <w:r w:rsidR="0017006A" w:rsidRPr="00865622">
        <w:rPr>
          <w:b/>
          <w:bCs/>
          <w:rPrChange w:id="344" w:author="Alfonso Díez Ramírez" w:date="2023-07-12T06:27:00Z">
            <w:rPr/>
          </w:rPrChange>
        </w:rPr>
        <w:t>Plataforma DevOps</w:t>
      </w:r>
      <w:r w:rsidR="0017006A" w:rsidRPr="00865622">
        <w:t xml:space="preserve"> está automatizada mediante la tecnología </w:t>
      </w:r>
      <w:proofErr w:type="spellStart"/>
      <w:r w:rsidR="0017006A" w:rsidRPr="00865622">
        <w:t>Vagrant</w:t>
      </w:r>
      <w:proofErr w:type="spellEnd"/>
      <w:r w:rsidR="0017006A" w:rsidRPr="00865622">
        <w:t>.</w:t>
      </w:r>
    </w:p>
    <w:p w14:paraId="2D0FDEB9" w14:textId="77777777" w:rsidR="00BB6994" w:rsidRDefault="00BB6994" w:rsidP="00BB6994">
      <w:pPr>
        <w:keepNext/>
      </w:pPr>
      <w:r>
        <w:rPr>
          <w:noProof/>
        </w:rPr>
        <w:drawing>
          <wp:inline distT="0" distB="0" distL="0" distR="0" wp14:anchorId="3863D9C2" wp14:editId="69A5B0FB">
            <wp:extent cx="5400040" cy="3717290"/>
            <wp:effectExtent l="0" t="0" r="0" b="0"/>
            <wp:docPr id="567552433" name="Imagen 5675524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0553" name="Imagen 3" descr="Dia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717290"/>
                    </a:xfrm>
                    <a:prstGeom prst="rect">
                      <a:avLst/>
                    </a:prstGeom>
                    <a:noFill/>
                    <a:ln>
                      <a:noFill/>
                    </a:ln>
                  </pic:spPr>
                </pic:pic>
              </a:graphicData>
            </a:graphic>
          </wp:inline>
        </w:drawing>
      </w:r>
    </w:p>
    <w:p w14:paraId="54E03526" w14:textId="08368C22" w:rsidR="00BB6994" w:rsidRDefault="00BB6994" w:rsidP="00865622">
      <w:pPr>
        <w:pStyle w:val="Descripcin"/>
      </w:pPr>
      <w:r>
        <w:t xml:space="preserve">Ilustración </w:t>
      </w:r>
      <w:r>
        <w:fldChar w:fldCharType="begin"/>
      </w:r>
      <w:r>
        <w:instrText xml:space="preserve"> SEQ Ilustración \* ARABIC </w:instrText>
      </w:r>
      <w:r>
        <w:fldChar w:fldCharType="separate"/>
      </w:r>
      <w:ins w:id="345" w:author="Alfonso Díez Ramírez" w:date="2023-07-11T21:11:00Z">
        <w:r w:rsidR="0090119B">
          <w:rPr>
            <w:noProof/>
          </w:rPr>
          <w:t>10</w:t>
        </w:r>
      </w:ins>
      <w:r>
        <w:fldChar w:fldCharType="end"/>
      </w:r>
      <w:r>
        <w:t xml:space="preserve"> - Definición de la arquitectura de la Plataforma DevOps</w:t>
      </w:r>
    </w:p>
    <w:p w14:paraId="4E0CA2E9" w14:textId="3829EB3C" w:rsidR="00BB6994" w:rsidRPr="002E11B0" w:rsidRDefault="0017006A" w:rsidP="002E11B0">
      <w:r w:rsidRPr="00865622">
        <w:t>El despliegue de toda esta Plataforma DevOps se realiza en siete máquinas virtuales:</w:t>
      </w:r>
    </w:p>
    <w:p w14:paraId="3C591196" w14:textId="7CD93ECA" w:rsidR="002E11B0" w:rsidRPr="002E11B0" w:rsidRDefault="002E11B0" w:rsidP="002E11B0">
      <w:pPr>
        <w:pStyle w:val="Prrafodelista"/>
        <w:numPr>
          <w:ilvl w:val="0"/>
          <w:numId w:val="5"/>
        </w:numPr>
      </w:pPr>
      <w:r w:rsidRPr="002E11B0">
        <w:t xml:space="preserve">Cluster K3S: Consiste en un master y 2 </w:t>
      </w:r>
      <w:r w:rsidRPr="00865622">
        <w:t>nodos</w:t>
      </w:r>
      <w:r w:rsidR="0017006A" w:rsidRPr="00865622">
        <w:t xml:space="preserve"> (3 máquinas vi</w:t>
      </w:r>
      <w:r w:rsidR="00865622" w:rsidRPr="00865622">
        <w:rPr>
          <w:rPrChange w:id="346" w:author="Alfonso Díez Ramírez" w:date="2023-07-12T06:30:00Z">
            <w:rPr>
              <w:highlight w:val="yellow"/>
            </w:rPr>
          </w:rPrChange>
        </w:rPr>
        <w:t>r</w:t>
      </w:r>
      <w:r w:rsidR="0017006A" w:rsidRPr="00865622">
        <w:t>tuales)</w:t>
      </w:r>
      <w:r w:rsidRPr="002E11B0">
        <w:t xml:space="preserve"> donde se despliegan los </w:t>
      </w:r>
      <w:proofErr w:type="spellStart"/>
      <w:r w:rsidRPr="002E11B0">
        <w:t>pods</w:t>
      </w:r>
      <w:proofErr w:type="spellEnd"/>
      <w:r w:rsidRPr="002E11B0">
        <w:t xml:space="preserve"> que simulan dispositivos</w:t>
      </w:r>
      <w:r w:rsidR="0017006A">
        <w:t xml:space="preserve"> </w:t>
      </w:r>
      <w:r w:rsidR="00865622">
        <w:t>Edge</w:t>
      </w:r>
      <w:r w:rsidRPr="002E11B0">
        <w:t xml:space="preserve"> de</w:t>
      </w:r>
      <w:r w:rsidR="0017006A">
        <w:t xml:space="preserve"> un sistema “tipo”</w:t>
      </w:r>
      <w:r w:rsidRPr="002E11B0">
        <w:t xml:space="preserve"> </w:t>
      </w:r>
      <w:proofErr w:type="spellStart"/>
      <w:r w:rsidRPr="002E11B0">
        <w:t>IoT</w:t>
      </w:r>
      <w:proofErr w:type="spellEnd"/>
      <w:r w:rsidR="0017006A">
        <w:fldChar w:fldCharType="begin"/>
      </w:r>
      <w:r w:rsidR="0017006A">
        <w:instrText xml:space="preserve"> XE "</w:instrText>
      </w:r>
      <w:r w:rsidR="0017006A" w:rsidRPr="00FE60C1">
        <w:instrText>IoT:Internet of Things</w:instrText>
      </w:r>
      <w:r w:rsidR="0017006A">
        <w:instrText xml:space="preserve">" </w:instrText>
      </w:r>
      <w:r w:rsidR="0017006A">
        <w:fldChar w:fldCharType="end"/>
      </w:r>
      <w:r w:rsidR="0017006A">
        <w:t>-Edge</w:t>
      </w:r>
      <w:r w:rsidR="0017006A" w:rsidRPr="002E11B0">
        <w:t xml:space="preserve">. </w:t>
      </w:r>
      <w:r w:rsidRPr="002E11B0">
        <w:t xml:space="preserve">El cluster K3S utiliza la tecnología de </w:t>
      </w:r>
      <w:proofErr w:type="spellStart"/>
      <w:r w:rsidRPr="002E11B0">
        <w:t>Kubernetes</w:t>
      </w:r>
      <w:proofErr w:type="spellEnd"/>
      <w:r w:rsidRPr="002E11B0">
        <w:t xml:space="preserve"> para gestionar la orquestación y escalado de los </w:t>
      </w:r>
      <w:proofErr w:type="spellStart"/>
      <w:r w:rsidRPr="002E11B0">
        <w:t>pods</w:t>
      </w:r>
      <w:proofErr w:type="spellEnd"/>
      <w:r w:rsidRPr="002E11B0">
        <w:t xml:space="preserve"> de manera eficiente.</w:t>
      </w:r>
      <w:r w:rsidR="006F61DF">
        <w:t xml:space="preserve"> Dentro del cluster también se hace la instalación del </w:t>
      </w:r>
      <w:proofErr w:type="spellStart"/>
      <w:r w:rsidR="006F61DF">
        <w:t>dashboard</w:t>
      </w:r>
      <w:proofErr w:type="spellEnd"/>
      <w:r w:rsidR="006F61DF">
        <w:t xml:space="preserve"> de </w:t>
      </w:r>
      <w:proofErr w:type="spellStart"/>
      <w:r w:rsidR="006F61DF">
        <w:t>kubernetes</w:t>
      </w:r>
      <w:proofErr w:type="spellEnd"/>
      <w:r w:rsidR="006F61DF">
        <w:t xml:space="preserve"> para facilitar la gestión del cluster por parte de los ingenieros DevOps del proyecto.</w:t>
      </w:r>
    </w:p>
    <w:p w14:paraId="3F2F84C9" w14:textId="0CFF04DE" w:rsidR="002E11B0" w:rsidRPr="002E11B0" w:rsidRDefault="002E11B0" w:rsidP="002E11B0">
      <w:pPr>
        <w:pStyle w:val="Prrafodelista"/>
        <w:numPr>
          <w:ilvl w:val="0"/>
          <w:numId w:val="5"/>
        </w:numPr>
      </w:pPr>
      <w:r w:rsidRPr="002E11B0">
        <w:t xml:space="preserve">Máquina virtual con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w:t>
      </w:r>
      <w:proofErr w:type="spellStart"/>
      <w:r w:rsidRPr="002E11B0">
        <w:t>Filebeat</w:t>
      </w:r>
      <w:proofErr w:type="spellEnd"/>
      <w:r>
        <w:t>; su</w:t>
      </w:r>
      <w:r w:rsidRPr="002E11B0">
        <w:t xml:space="preserve"> función es recopilar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w:t>
      </w:r>
      <w:proofErr w:type="spellStart"/>
      <w:r w:rsidRPr="002E11B0">
        <w:t>Logstash</w:t>
      </w:r>
      <w:proofErr w:type="spellEnd"/>
      <w:r w:rsidRPr="002E11B0">
        <w:t xml:space="preserve"> para su procesamiento y filtrado posterior.</w:t>
      </w:r>
    </w:p>
    <w:p w14:paraId="0659D13D" w14:textId="511CBA26" w:rsidR="002E11B0" w:rsidRPr="002E11B0" w:rsidRDefault="002E11B0" w:rsidP="002E11B0">
      <w:pPr>
        <w:pStyle w:val="Prrafodelista"/>
        <w:numPr>
          <w:ilvl w:val="0"/>
          <w:numId w:val="5"/>
        </w:numPr>
      </w:pPr>
      <w:r w:rsidRPr="002E11B0">
        <w:t xml:space="preserve">Máquina virtual con </w:t>
      </w:r>
      <w:proofErr w:type="spellStart"/>
      <w:r w:rsidRPr="002E11B0">
        <w:t>Logstash</w:t>
      </w:r>
      <w:proofErr w:type="spellEnd"/>
      <w:r w:rsidRPr="002E11B0">
        <w:t xml:space="preserve">: Aquí se despliega </w:t>
      </w:r>
      <w:proofErr w:type="spellStart"/>
      <w:r w:rsidRPr="002E11B0">
        <w:t>Logstash</w:t>
      </w:r>
      <w:proofErr w:type="spellEnd"/>
      <w:r w:rsidRPr="002E11B0">
        <w:t>, una herramienta de procesamiento y transformación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w:t>
      </w:r>
      <w:proofErr w:type="spellStart"/>
      <w:r w:rsidRPr="002E11B0">
        <w:t>Logstash</w:t>
      </w:r>
      <w:proofErr w:type="spellEnd"/>
      <w:r w:rsidRPr="002E11B0">
        <w:t xml:space="preserve"> recibe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w:t>
      </w:r>
      <w:proofErr w:type="spellStart"/>
      <w:r w:rsidRPr="002E11B0">
        <w:t>Filebeat</w:t>
      </w:r>
      <w:proofErr w:type="spellEnd"/>
      <w:r w:rsidRPr="002E11B0">
        <w:t xml:space="preserve"> y los procesa según las configuraciones definidas, como filtros y </w:t>
      </w:r>
      <w:r w:rsidRPr="002E11B0">
        <w:lastRenderedPageBreak/>
        <w:t>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w:t>
      </w:r>
      <w:proofErr w:type="spellStart"/>
      <w:r w:rsidRPr="002E11B0">
        <w:t>Logstash</w:t>
      </w:r>
      <w:proofErr w:type="spellEnd"/>
      <w:r w:rsidRPr="002E11B0">
        <w:t xml:space="preserve"> y almacenarlos de forma eficiente para su posterior consulta y análisis. Proporciona un almacenamiento escalable y de alto rendimiento.</w:t>
      </w:r>
    </w:p>
    <w:p w14:paraId="7B5E4718" w14:textId="75EC188B" w:rsidR="002E11B0" w:rsidRDefault="002E11B0" w:rsidP="002E11B0">
      <w:pPr>
        <w:pStyle w:val="Prrafodelista"/>
        <w:numPr>
          <w:ilvl w:val="0"/>
          <w:numId w:val="5"/>
        </w:numPr>
      </w:pPr>
      <w:r w:rsidRPr="002E11B0">
        <w:t xml:space="preserve">Máquina virtual con </w:t>
      </w:r>
      <w:proofErr w:type="spellStart"/>
      <w:r w:rsidRPr="002E11B0">
        <w:t>Kibana</w:t>
      </w:r>
      <w:proofErr w:type="spellEnd"/>
      <w:r w:rsidRPr="002E11B0">
        <w:t xml:space="preserve">: Aquí se encuentra </w:t>
      </w:r>
      <w:proofErr w:type="spellStart"/>
      <w:r w:rsidRPr="002E11B0">
        <w:t>Kibana</w:t>
      </w:r>
      <w:proofErr w:type="spellEnd"/>
      <w:r w:rsidRPr="002E11B0">
        <w:t xml:space="preserve">, una plataforma de visualización de datos y análisis. </w:t>
      </w:r>
      <w:proofErr w:type="spellStart"/>
      <w:r w:rsidRPr="002E11B0">
        <w:t>Kibana</w:t>
      </w:r>
      <w:proofErr w:type="spellEnd"/>
      <w:r w:rsidRPr="002E11B0">
        <w:t xml:space="preserve"> permite a los usuarios y desarrolladores explorar, buscar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r w:rsidR="00CE0F87">
        <w:t xml:space="preserve"> Aquí se contará dentro de la arquitectura de un </w:t>
      </w:r>
      <w:proofErr w:type="spellStart"/>
      <w:r w:rsidR="00CE0F87">
        <w:t>dashboard</w:t>
      </w:r>
      <w:proofErr w:type="spellEnd"/>
      <w:r w:rsidR="00CE0F87">
        <w:t xml:space="preserve"> de visualización de datos relevantes de los dispositivos:</w:t>
      </w:r>
    </w:p>
    <w:p w14:paraId="78F3301D" w14:textId="77777777" w:rsidR="004D7808" w:rsidRDefault="006B5DF2" w:rsidP="004D7808">
      <w:pPr>
        <w:keepNext/>
        <w:ind w:left="360"/>
        <w:jc w:val="center"/>
      </w:pPr>
      <w:r w:rsidRPr="006B5DF2">
        <w:rPr>
          <w:noProof/>
        </w:rPr>
        <w:drawing>
          <wp:inline distT="0" distB="0" distL="0" distR="0" wp14:anchorId="1821EA52" wp14:editId="4D8F4D71">
            <wp:extent cx="5400040" cy="2612390"/>
            <wp:effectExtent l="0" t="0" r="0" b="0"/>
            <wp:docPr id="6694492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247" name="Imagen 1" descr="Interfaz de usuario gráfica, Aplicación&#10;&#10;Descripción generada automáticamente"/>
                    <pic:cNvPicPr/>
                  </pic:nvPicPr>
                  <pic:blipFill>
                    <a:blip r:embed="rId32"/>
                    <a:stretch>
                      <a:fillRect/>
                    </a:stretch>
                  </pic:blipFill>
                  <pic:spPr>
                    <a:xfrm>
                      <a:off x="0" y="0"/>
                      <a:ext cx="5400040" cy="2612390"/>
                    </a:xfrm>
                    <a:prstGeom prst="rect">
                      <a:avLst/>
                    </a:prstGeom>
                  </pic:spPr>
                </pic:pic>
              </a:graphicData>
            </a:graphic>
          </wp:inline>
        </w:drawing>
      </w:r>
    </w:p>
    <w:p w14:paraId="48ACF904" w14:textId="1E85B2C2" w:rsidR="00CE0F87" w:rsidRDefault="004D7808" w:rsidP="00865622">
      <w:pPr>
        <w:pStyle w:val="Descripcin"/>
      </w:pPr>
      <w:bookmarkStart w:id="347" w:name="_Toc139582966"/>
      <w:r>
        <w:t xml:space="preserve">Ilustración </w:t>
      </w:r>
      <w:r w:rsidR="00000000">
        <w:fldChar w:fldCharType="begin"/>
      </w:r>
      <w:r w:rsidR="00000000">
        <w:instrText xml:space="preserve"> SEQ Ilustración \* ARABIC </w:instrText>
      </w:r>
      <w:r w:rsidR="00000000">
        <w:fldChar w:fldCharType="separate"/>
      </w:r>
      <w:r w:rsidR="0090119B">
        <w:rPr>
          <w:noProof/>
        </w:rPr>
        <w:t>11</w:t>
      </w:r>
      <w:r w:rsidR="00000000">
        <w:rPr>
          <w:noProof/>
        </w:rPr>
        <w:fldChar w:fldCharType="end"/>
      </w:r>
      <w:r>
        <w:t xml:space="preserve"> - </w:t>
      </w:r>
      <w:proofErr w:type="spellStart"/>
      <w:r>
        <w:t>Dashboard</w:t>
      </w:r>
      <w:proofErr w:type="spellEnd"/>
      <w:r>
        <w:t xml:space="preserve"> de </w:t>
      </w:r>
      <w:proofErr w:type="spellStart"/>
      <w:r>
        <w:t>kibana</w:t>
      </w:r>
      <w:proofErr w:type="spellEnd"/>
      <w:r>
        <w:t xml:space="preserve"> con datos cargados por los dispositivos. Las tablas representan la temperatura, viento y humedad de Madrid por fecha, así como la relación entre sus medias.</w:t>
      </w:r>
      <w:bookmarkEnd w:id="347"/>
    </w:p>
    <w:p w14:paraId="6C34D28C" w14:textId="3AD704B4" w:rsidR="006F61DF" w:rsidRDefault="006F61DF" w:rsidP="006F61DF">
      <w:pPr>
        <w:pStyle w:val="Prrafodelista"/>
        <w:numPr>
          <w:ilvl w:val="0"/>
          <w:numId w:val="5"/>
        </w:numPr>
      </w:pPr>
      <w:r w:rsidRPr="002E11B0">
        <w:t xml:space="preserve">Máquina virtual con </w:t>
      </w:r>
      <w:r>
        <w:t>Jenkins</w:t>
      </w:r>
      <w:r w:rsidRPr="002E11B0">
        <w:t xml:space="preserve">: </w:t>
      </w:r>
      <w:r>
        <w:t xml:space="preserve">En esta máquina se despliega Jenkins, su objetivo es el de desplegar los dispositivos automáticamente cuando se realice algún cambio en el repositorio de </w:t>
      </w:r>
      <w:proofErr w:type="spellStart"/>
      <w:r>
        <w:t>Github</w:t>
      </w:r>
      <w:proofErr w:type="spellEnd"/>
      <w:r>
        <w:t xml:space="preserve"> del proyecto por parte de los desarrolladores.</w:t>
      </w:r>
    </w:p>
    <w:p w14:paraId="4ECDB24B" w14:textId="0C7EF68D" w:rsidR="006F61DF" w:rsidRDefault="006F61DF" w:rsidP="006F61DF">
      <w:pPr>
        <w:pStyle w:val="Prrafodelista"/>
      </w:pPr>
      <w:r>
        <w:t xml:space="preserve">Para el correcto funcionamiento de esta pieza dentro de la arquitectura debemos realizar algunos pasos de configuración de carácter manual que se detallan en el </w:t>
      </w:r>
      <w:r w:rsidRPr="00865622">
        <w:t xml:space="preserve">punto </w:t>
      </w:r>
      <w:r w:rsidR="00865622" w:rsidRPr="00865622">
        <w:rPr>
          <w:rPrChange w:id="348" w:author="Alfonso Díez Ramírez" w:date="2023-07-12T06:30:00Z">
            <w:rPr>
              <w:highlight w:val="yellow"/>
            </w:rPr>
          </w:rPrChange>
        </w:rPr>
        <w:t>3</w:t>
      </w:r>
      <w:r w:rsidRPr="00865622">
        <w:t>.3.1.</w:t>
      </w:r>
    </w:p>
    <w:p w14:paraId="496B438C" w14:textId="77777777" w:rsidR="004D7808" w:rsidRDefault="004D7808" w:rsidP="004D7808">
      <w:pPr>
        <w:keepNext/>
        <w:jc w:val="center"/>
      </w:pPr>
      <w:r w:rsidRPr="004D7808">
        <w:rPr>
          <w:noProof/>
        </w:rPr>
        <w:lastRenderedPageBreak/>
        <w:drawing>
          <wp:inline distT="0" distB="0" distL="0" distR="0" wp14:anchorId="6688C57B" wp14:editId="47766B46">
            <wp:extent cx="5400040" cy="3469640"/>
            <wp:effectExtent l="0" t="0" r="0" b="0"/>
            <wp:docPr id="25086823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8235" name="Imagen 1" descr="Interfaz de usuario gráfica, Aplicación, Tabla&#10;&#10;Descripción generada automáticamente"/>
                    <pic:cNvPicPr/>
                  </pic:nvPicPr>
                  <pic:blipFill>
                    <a:blip r:embed="rId33"/>
                    <a:stretch>
                      <a:fillRect/>
                    </a:stretch>
                  </pic:blipFill>
                  <pic:spPr>
                    <a:xfrm>
                      <a:off x="0" y="0"/>
                      <a:ext cx="5400040" cy="3469640"/>
                    </a:xfrm>
                    <a:prstGeom prst="rect">
                      <a:avLst/>
                    </a:prstGeom>
                  </pic:spPr>
                </pic:pic>
              </a:graphicData>
            </a:graphic>
          </wp:inline>
        </w:drawing>
      </w:r>
    </w:p>
    <w:p w14:paraId="3B066E84" w14:textId="76BAD04D" w:rsidR="0081253E" w:rsidRPr="002E11B0" w:rsidRDefault="004D7808" w:rsidP="00865622">
      <w:pPr>
        <w:pStyle w:val="Descripcin"/>
      </w:pPr>
      <w:bookmarkStart w:id="349" w:name="_Toc139582967"/>
      <w:r>
        <w:t xml:space="preserve">Ilustración </w:t>
      </w:r>
      <w:r w:rsidR="00000000">
        <w:fldChar w:fldCharType="begin"/>
      </w:r>
      <w:r w:rsidR="00000000">
        <w:instrText xml:space="preserve"> SEQ Ilustración \* ARABIC </w:instrText>
      </w:r>
      <w:r w:rsidR="00000000">
        <w:fldChar w:fldCharType="separate"/>
      </w:r>
      <w:r w:rsidR="0090119B">
        <w:rPr>
          <w:noProof/>
        </w:rPr>
        <w:t>12</w:t>
      </w:r>
      <w:r w:rsidR="00000000">
        <w:rPr>
          <w:noProof/>
        </w:rPr>
        <w:fldChar w:fldCharType="end"/>
      </w:r>
      <w:r>
        <w:t xml:space="preserve"> - Vista de ejecución del </w:t>
      </w:r>
      <w:proofErr w:type="spellStart"/>
      <w:r>
        <w:t>job</w:t>
      </w:r>
      <w:proofErr w:type="spellEnd"/>
      <w:r>
        <w:t xml:space="preserve"> configurado para el proyecto en Jenkins, podemos observar una ejecución manual y otra automática, diferenciadas por la detección de </w:t>
      </w:r>
      <w:proofErr w:type="spellStart"/>
      <w:r>
        <w:t>commits</w:t>
      </w:r>
      <w:proofErr w:type="spellEnd"/>
      <w:r>
        <w:t xml:space="preserve"> a la derecha de la fecha de ejecución.</w:t>
      </w:r>
      <w:bookmarkEnd w:id="349"/>
    </w:p>
    <w:p w14:paraId="5AB85229" w14:textId="77777777" w:rsidR="006F61DF" w:rsidRPr="002E11B0" w:rsidRDefault="006F61DF" w:rsidP="006F61DF">
      <w:pPr>
        <w:pStyle w:val="Prrafodelista"/>
      </w:pPr>
    </w:p>
    <w:p w14:paraId="2A87E631" w14:textId="260031D4" w:rsidR="002E11B0" w:rsidRDefault="002E11B0" w:rsidP="002E11B0">
      <w:commentRangeStart w:id="350"/>
      <w:r w:rsidRPr="002E11B0">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w:t>
      </w:r>
      <w:del w:id="351" w:author="JESSICA DIAZ FERNANDEZ" w:date="2023-07-11T01:09:00Z">
        <w:r w:rsidRPr="002E11B0" w:rsidDel="0017006A">
          <w:delText>IoT</w:delText>
        </w:r>
        <w:r w:rsidR="00250424" w:rsidDel="0017006A">
          <w:fldChar w:fldCharType="begin"/>
        </w:r>
        <w:r w:rsidR="00250424" w:rsidDel="0017006A">
          <w:delInstrText xml:space="preserve"> XE "</w:delInstrText>
        </w:r>
        <w:r w:rsidR="00250424" w:rsidRPr="00FE60C1" w:rsidDel="0017006A">
          <w:delInstrText>IoT:Internet of Things</w:delInstrText>
        </w:r>
        <w:r w:rsidR="00250424" w:rsidDel="0017006A">
          <w:delInstrText xml:space="preserve">" </w:delInstrText>
        </w:r>
        <w:r w:rsidR="00250424" w:rsidDel="0017006A">
          <w:fldChar w:fldCharType="end"/>
        </w:r>
        <w:r w:rsidRPr="002E11B0" w:rsidDel="0017006A">
          <w:delText xml:space="preserve"> </w:delText>
        </w:r>
      </w:del>
      <w:proofErr w:type="spellStart"/>
      <w:ins w:id="352" w:author="JESSICA DIAZ FERNANDEZ" w:date="2023-07-11T01:09:00Z">
        <w:r w:rsidR="0017006A">
          <w:t>edge</w:t>
        </w:r>
        <w:proofErr w:type="spellEnd"/>
        <w:r w:rsidR="0017006A" w:rsidRPr="002E11B0">
          <w:t xml:space="preserve"> </w:t>
        </w:r>
      </w:ins>
      <w:r w:rsidRPr="002E11B0">
        <w:t>simulados</w:t>
      </w:r>
      <w:commentRangeEnd w:id="350"/>
      <w:r w:rsidR="0017006A">
        <w:rPr>
          <w:rStyle w:val="Refdecomentario"/>
        </w:rPr>
        <w:commentReference w:id="350"/>
      </w:r>
      <w:r w:rsidRPr="002E11B0">
        <w:t>. Esta arquitectura permite una comunicación eficiente, un procesamiento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 xml:space="preserve">El despliegue de esta arquitectura se orquesta mediante </w:t>
      </w:r>
      <w:proofErr w:type="spellStart"/>
      <w:r>
        <w:t>Vagrant</w:t>
      </w:r>
      <w:proofErr w:type="spellEnd"/>
      <w:r>
        <w:t xml:space="preserve"> y un único Vagrantfile, con el objetivo de simplificar su uso.</w:t>
      </w:r>
    </w:p>
    <w:p w14:paraId="6C9DC123" w14:textId="4FFFE29B" w:rsidR="000851FA" w:rsidRDefault="000851FA" w:rsidP="00B7058D">
      <w:pPr>
        <w:pStyle w:val="Ttulo3"/>
        <w:numPr>
          <w:ilvl w:val="1"/>
          <w:numId w:val="17"/>
        </w:numPr>
        <w:pPrChange w:id="353" w:author="Alfonso Díez Ramírez" w:date="2023-07-11T13:43:00Z">
          <w:pPr>
            <w:pStyle w:val="Ttulo3"/>
            <w:ind w:left="720"/>
          </w:pPr>
        </w:pPrChange>
      </w:pPr>
      <w:bookmarkStart w:id="354" w:name="_Toc140005140"/>
      <w:r>
        <w:t>Decisiones de Diseño</w:t>
      </w:r>
      <w:bookmarkEnd w:id="354"/>
    </w:p>
    <w:p w14:paraId="50685E54" w14:textId="7F509DB8" w:rsidR="00A512CE" w:rsidRDefault="00A512CE" w:rsidP="00B7058D">
      <w:pPr>
        <w:pStyle w:val="Ttulo4"/>
        <w:numPr>
          <w:ilvl w:val="2"/>
          <w:numId w:val="17"/>
        </w:numPr>
        <w:pPrChange w:id="355" w:author="Alfonso Díez Ramírez" w:date="2023-07-11T13:43:00Z">
          <w:pPr>
            <w:pStyle w:val="Ttulo4"/>
            <w:ind w:left="1080"/>
          </w:pPr>
        </w:pPrChange>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02477C31" w:rsidR="00E7468F" w:rsidRDefault="00E7468F" w:rsidP="00A7149F">
      <w:pPr>
        <w:pStyle w:val="Ttulo4"/>
        <w:numPr>
          <w:ilvl w:val="2"/>
          <w:numId w:val="17"/>
        </w:numPr>
        <w:pPrChange w:id="356" w:author="Alfonso Díez Ramírez" w:date="2023-07-11T13:44:00Z">
          <w:pPr>
            <w:pStyle w:val="Ttulo4"/>
            <w:ind w:left="1080"/>
          </w:pPr>
        </w:pPrChange>
      </w:pPr>
      <w:r>
        <w:t xml:space="preserve">Utilización de </w:t>
      </w:r>
      <w:r w:rsidR="0054531F">
        <w:t>P</w:t>
      </w:r>
      <w:r>
        <w:t>ython para los dispositivos</w:t>
      </w:r>
    </w:p>
    <w:p w14:paraId="044140CF" w14:textId="14201D2D" w:rsidR="00E7468F" w:rsidRDefault="00E7468F" w:rsidP="00E7468F">
      <w:r>
        <w:t xml:space="preserve">Se decide utilizar </w:t>
      </w:r>
      <w:proofErr w:type="spellStart"/>
      <w:r>
        <w:t>python</w:t>
      </w:r>
      <w:proofErr w:type="spellEnd"/>
      <w:r>
        <w:t xml:space="preserve"> atendiendo a algunas ventajas que presenta en entornos agiles y para proyectos de media-baja complejidad.</w:t>
      </w:r>
    </w:p>
    <w:p w14:paraId="61EAAF41" w14:textId="6971EAB8" w:rsidR="00D01B7C" w:rsidRDefault="00E7468F" w:rsidP="00E7468F">
      <w:r w:rsidRPr="00E7468F">
        <w:lastRenderedPageBreak/>
        <w:t xml:space="preserve">En primer lugar, Python es conocido por su facilidad de uso y su sintaxis clara, lo que permite a los desarrolladores expresar de manera eficiente la lógica de simulación. Además, Python cuenta con una amplia comunidad y numerosas bibliotecas especializadas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w:t>
      </w:r>
      <w:proofErr w:type="spellStart"/>
      <w:r w:rsidRPr="00E7468F">
        <w:t>Kubernetes</w:t>
      </w:r>
      <w:proofErr w:type="spellEnd"/>
      <w:r w:rsidRPr="00E7468F">
        <w:t xml:space="preserve">. </w:t>
      </w:r>
    </w:p>
    <w:p w14:paraId="438C1D93" w14:textId="16732664" w:rsidR="00E7468F" w:rsidRDefault="00E7468F" w:rsidP="00E7468F">
      <w:pPr>
        <w:rPr>
          <w:i/>
          <w:iCs/>
        </w:rPr>
      </w:pPr>
      <w:r w:rsidRPr="00E7468F">
        <w:t xml:space="preserve">Por último, Python ofrece amplio soporte para los protocolos comunes utilizados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xml:space="preserve">. En resumen, Python proporciona un entorno de desarrollo eficiente y flexible para simular dispositivos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aprovechando las ventajas de k3s y garantizando la interoperabilidad con otros sistemas y protocolos utilizados en el campo del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01A24E2" w:rsidR="007F04AF" w:rsidRDefault="007F04AF" w:rsidP="00A7149F">
      <w:pPr>
        <w:pStyle w:val="Ttulo4"/>
        <w:numPr>
          <w:ilvl w:val="2"/>
          <w:numId w:val="17"/>
        </w:numPr>
        <w:pPrChange w:id="357" w:author="Alfonso Díez Ramírez" w:date="2023-07-11T13:44:00Z">
          <w:pPr>
            <w:pStyle w:val="Ttulo4"/>
            <w:ind w:left="1080"/>
          </w:pPr>
        </w:pPrChange>
      </w:pPr>
      <w:r>
        <w:t xml:space="preserve">Desarrollo de un solo </w:t>
      </w:r>
      <w:proofErr w:type="spellStart"/>
      <w:r>
        <w:t>Vagranfile</w:t>
      </w:r>
      <w:proofErr w:type="spellEnd"/>
    </w:p>
    <w:p w14:paraId="681056F8" w14:textId="27FDA4BD" w:rsidR="00094D1B" w:rsidRPr="00094D1B" w:rsidRDefault="00094D1B" w:rsidP="00094D1B">
      <w:r w:rsidRPr="00094D1B">
        <w:t xml:space="preserve">La creación de un solo Vagrantfile en lugar de varios </w:t>
      </w:r>
      <w:r w:rsidR="0050712B">
        <w:t xml:space="preserve">es una decisión que se ha tomado </w:t>
      </w:r>
      <w:r w:rsidR="0017006A">
        <w:t>atendiendo</w:t>
      </w:r>
      <w:r w:rsidR="0050712B">
        <w:t xml:space="preserve">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lastRenderedPageBreak/>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75707006" w:rsidR="000851FA" w:rsidRDefault="00FE7B19" w:rsidP="00A7149F">
      <w:pPr>
        <w:pStyle w:val="Ttulo4"/>
        <w:numPr>
          <w:ilvl w:val="2"/>
          <w:numId w:val="17"/>
        </w:numPr>
        <w:pPrChange w:id="358" w:author="Alfonso Díez Ramírez" w:date="2023-07-11T13:44:00Z">
          <w:pPr>
            <w:pStyle w:val="Ttulo4"/>
            <w:ind w:left="1080"/>
          </w:pPr>
        </w:pPrChange>
      </w:pPr>
      <w:r>
        <w:t xml:space="preserve">Inclusión de </w:t>
      </w:r>
      <w:proofErr w:type="spellStart"/>
      <w:r>
        <w:t>Filebeat</w:t>
      </w:r>
      <w:proofErr w:type="spellEnd"/>
      <w:r>
        <w:t xml:space="preserve"> en la arquitectura</w:t>
      </w:r>
    </w:p>
    <w:p w14:paraId="2CD420C1" w14:textId="7806E2FF" w:rsidR="00FE7B19" w:rsidRDefault="00FE7B19" w:rsidP="00FE7B19">
      <w:r>
        <w:t xml:space="preserve">La inclusión de </w:t>
      </w:r>
      <w:proofErr w:type="spellStart"/>
      <w:r>
        <w:t>Filebeat</w:t>
      </w:r>
      <w:proofErr w:type="spellEnd"/>
      <w:r>
        <w:t xml:space="preserve">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fundamenta en varias razones importantes que mejoran la eficiencia y la mantenibilidad del proyecto.</w:t>
      </w:r>
    </w:p>
    <w:p w14:paraId="5867AEBA" w14:textId="6D496730" w:rsidR="00FE7B19" w:rsidRDefault="00FE7B19" w:rsidP="00FE7B19">
      <w:r>
        <w:t xml:space="preserve">En primer lugar, contar con un agente como </w:t>
      </w:r>
      <w:proofErr w:type="spellStart"/>
      <w:r>
        <w:t>Filebeat</w:t>
      </w:r>
      <w:proofErr w:type="spellEnd"/>
      <w:r>
        <w:t xml:space="preserve">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w:t>
      </w:r>
      <w:proofErr w:type="spellStart"/>
      <w:r>
        <w:t>Filebeat</w:t>
      </w:r>
      <w:proofErr w:type="spellEnd"/>
      <w:r>
        <w:t xml:space="preserve"> está diseñado específicamente para la recolección y envío eficiente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w:t>
      </w:r>
      <w:proofErr w:type="spellStart"/>
      <w:r>
        <w:t>Filebeat</w:t>
      </w:r>
      <w:proofErr w:type="spellEnd"/>
      <w:r>
        <w: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w:t>
      </w:r>
      <w:proofErr w:type="spellStart"/>
      <w:r>
        <w:t>Logstash</w:t>
      </w:r>
      <w:proofErr w:type="spellEnd"/>
      <w:r>
        <w:t>, optimizando el rendimiento del sistema en general.</w:t>
      </w:r>
    </w:p>
    <w:p w14:paraId="1CA70CA2" w14:textId="21C51BF1" w:rsidR="00FE7B19" w:rsidRDefault="00FE7B19" w:rsidP="00FE7B19">
      <w:r>
        <w:t xml:space="preserve">Además, la elección de </w:t>
      </w:r>
      <w:proofErr w:type="spellStart"/>
      <w:r>
        <w:t>Filebeat</w:t>
      </w:r>
      <w:proofErr w:type="spellEnd"/>
      <w:r>
        <w:t xml:space="preserve">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Esto facilita la integración y la mantenibilidad del proyecto, ya que podemos confiar en la estabilidad y compatibilidad de </w:t>
      </w:r>
      <w:proofErr w:type="spellStart"/>
      <w:r>
        <w:t>Filebeat</w:t>
      </w:r>
      <w:proofErr w:type="spellEnd"/>
      <w:r>
        <w:t xml:space="preserve">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t xml:space="preserve">Por otro lado, se ha optado por enviar los mensajes a </w:t>
      </w:r>
      <w:proofErr w:type="spellStart"/>
      <w:r>
        <w:t>Logstash</w:t>
      </w:r>
      <w:proofErr w:type="spellEnd"/>
      <w:r>
        <w:t xml:space="preserve"> en lugar de hacerlo directamente a Elasticsearch por objetivos académicos y para incluir todas las piezas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 xml:space="preserve">Además, al enviar los mensajes a </w:t>
      </w:r>
      <w:proofErr w:type="spellStart"/>
      <w:r>
        <w:t>Logstash</w:t>
      </w:r>
      <w:proofErr w:type="spellEnd"/>
      <w:r>
        <w:t xml:space="preserve"> antes de almacenarlos en Elasticsearch, tenemos la oportunidad de realizar filtrados y mapeos avanzados de los datos. </w:t>
      </w:r>
      <w:proofErr w:type="spellStart"/>
      <w:r>
        <w:t>Logstash</w:t>
      </w:r>
      <w:proofErr w:type="spellEnd"/>
      <w:r>
        <w:t xml:space="preserve"> proporciona una amplia gama de </w:t>
      </w:r>
      <w:proofErr w:type="spellStart"/>
      <w:r>
        <w:t>plugins</w:t>
      </w:r>
      <w:proofErr w:type="spellEnd"/>
      <w:r>
        <w:t xml:space="preserve">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14FCFC6B" w:rsidR="00FE7B19" w:rsidRDefault="00FE7B19" w:rsidP="00A7149F">
      <w:pPr>
        <w:pStyle w:val="Ttulo4"/>
        <w:numPr>
          <w:ilvl w:val="2"/>
          <w:numId w:val="17"/>
        </w:numPr>
        <w:pPrChange w:id="359" w:author="Alfonso Díez Ramírez" w:date="2023-07-11T13:45:00Z">
          <w:pPr>
            <w:pStyle w:val="Ttulo4"/>
            <w:ind w:left="1080"/>
          </w:pPr>
        </w:pPrChange>
      </w:pPr>
      <w:r>
        <w:t xml:space="preserve">Inclusión de </w:t>
      </w:r>
      <w:proofErr w:type="spellStart"/>
      <w:r>
        <w:t>Mosquitto</w:t>
      </w:r>
      <w:proofErr w:type="spellEnd"/>
    </w:p>
    <w:p w14:paraId="1F43CFB8" w14:textId="3BE41C62" w:rsidR="008C2DCF" w:rsidRPr="008C2DCF" w:rsidRDefault="008C2DCF" w:rsidP="008C2DCF">
      <w:r w:rsidRPr="008C2DCF">
        <w:t xml:space="preserve">La inclusión de </w:t>
      </w:r>
      <w:proofErr w:type="spellStart"/>
      <w:r w:rsidRPr="008C2DCF">
        <w:t>Mosquitto</w:t>
      </w:r>
      <w:proofErr w:type="spellEnd"/>
      <w:r w:rsidRPr="008C2DCF">
        <w:t xml:space="preserve">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lastRenderedPageBreak/>
        <w:t xml:space="preserve">Una de las principales motivaciones para incluir </w:t>
      </w:r>
      <w:proofErr w:type="spellStart"/>
      <w:r w:rsidRPr="008C2DCF">
        <w:t>Mosquitto</w:t>
      </w:r>
      <w:proofErr w:type="spellEnd"/>
      <w:r w:rsidRPr="008C2DCF">
        <w:t xml:space="preserve">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w:t>
      </w:r>
      <w:proofErr w:type="spellStart"/>
      <w:r w:rsidRPr="008C2DCF">
        <w:t>broker</w:t>
      </w:r>
      <w:proofErr w:type="spellEnd"/>
      <w:r w:rsidRPr="008C2DCF">
        <w:t xml:space="preserve">, y las herramientas de monitorización pueden suscribirse a los temas relevantes para recibir los datos necesarios. Además, al garantizar alta disponibilidad y </w:t>
      </w:r>
      <w:proofErr w:type="spellStart"/>
      <w:r w:rsidRPr="008C2DCF">
        <w:t>disaster</w:t>
      </w:r>
      <w:proofErr w:type="spellEnd"/>
      <w:r w:rsidRPr="008C2DCF">
        <w:t xml:space="preserve"> </w:t>
      </w:r>
      <w:proofErr w:type="spellStart"/>
      <w:r w:rsidRPr="008C2DCF">
        <w:t>recovery</w:t>
      </w:r>
      <w:proofErr w:type="spellEnd"/>
      <w:r w:rsidRPr="008C2DCF">
        <w:t xml:space="preserve"> en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w:t>
      </w:r>
      <w:proofErr w:type="spellStart"/>
      <w:r w:rsidRPr="008C2DCF">
        <w:t>ActiveMQ</w:t>
      </w:r>
      <w:proofErr w:type="spellEnd"/>
      <w:r w:rsidRPr="008C2DCF">
        <w:t xml:space="preserve">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w:t>
      </w:r>
      <w:proofErr w:type="spellStart"/>
      <w:r w:rsidRPr="008C2DCF">
        <w:t>backend</w:t>
      </w:r>
      <w:proofErr w:type="spellEnd"/>
      <w:r w:rsidR="00741751">
        <w:fldChar w:fldCharType="begin"/>
      </w:r>
      <w:r w:rsidR="00741751">
        <w:instrText xml:space="preserve"> XE "</w:instrText>
      </w:r>
      <w:r w:rsidR="00741751" w:rsidRPr="00EE507A">
        <w:instrText>backend:El backend es la parte de un sistema informático que se encarga de la lógica y el procesamiento de datos.</w:instrText>
      </w:r>
      <w:r w:rsidR="00741751">
        <w:instrText xml:space="preserve">" </w:instrText>
      </w:r>
      <w:r w:rsidR="00741751">
        <w:fldChar w:fldCharType="end"/>
      </w:r>
      <w:r w:rsidRPr="008C2DCF">
        <w:t>. 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Default="008C2DCF" w:rsidP="008C2DCF">
      <w:r w:rsidRPr="008C2DCF">
        <w:t xml:space="preserve">En resumen, la inclusión de </w:t>
      </w:r>
      <w:proofErr w:type="spellStart"/>
      <w:r w:rsidRPr="008C2DCF">
        <w:t>Mosquitto</w:t>
      </w:r>
      <w:proofErr w:type="spellEnd"/>
      <w:r w:rsidRPr="008C2DCF">
        <w:t xml:space="preserve">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w:t>
      </w:r>
      <w:r w:rsidRPr="008C2DCF">
        <w:lastRenderedPageBreak/>
        <w:t xml:space="preserve">selectiva, lo que lo convierte en una elección favorable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3BAA2AF2" w14:textId="2EFC0469" w:rsidR="00AD3A4A" w:rsidRDefault="00AD3A4A" w:rsidP="00A7149F">
      <w:pPr>
        <w:pStyle w:val="Ttulo4"/>
        <w:numPr>
          <w:ilvl w:val="2"/>
          <w:numId w:val="17"/>
        </w:numPr>
        <w:pPrChange w:id="360" w:author="Alfonso Díez Ramírez" w:date="2023-07-11T13:45:00Z">
          <w:pPr>
            <w:pStyle w:val="Ttulo4"/>
            <w:ind w:left="1080"/>
          </w:pPr>
        </w:pPrChange>
      </w:pPr>
      <w:proofErr w:type="spellStart"/>
      <w:r>
        <w:t>Trigger</w:t>
      </w:r>
      <w:proofErr w:type="spellEnd"/>
      <w:r>
        <w:t xml:space="preserve"> del pipeline de Jenkins mediante SCM </w:t>
      </w:r>
      <w:proofErr w:type="spellStart"/>
      <w:r>
        <w:t>polling</w:t>
      </w:r>
      <w:proofErr w:type="spellEnd"/>
    </w:p>
    <w:p w14:paraId="5F3649A4" w14:textId="6135B469" w:rsidR="00AD3A4A" w:rsidRDefault="00AD3A4A" w:rsidP="00AD3A4A">
      <w:r>
        <w:t xml:space="preserve">Como parte de la configuración del pipeline de Jenkins se establece que el </w:t>
      </w:r>
      <w:proofErr w:type="spellStart"/>
      <w:r>
        <w:t>trigger</w:t>
      </w:r>
      <w:proofErr w:type="spellEnd"/>
      <w:r>
        <w:t xml:space="preserve"> para dicho </w:t>
      </w:r>
      <w:proofErr w:type="spellStart"/>
      <w:r>
        <w:t>job</w:t>
      </w:r>
      <w:proofErr w:type="spellEnd"/>
      <w:r>
        <w:t xml:space="preserve"> va a ser de tipo SCM </w:t>
      </w:r>
      <w:proofErr w:type="spellStart"/>
      <w:r>
        <w:t>polling</w:t>
      </w:r>
      <w:proofErr w:type="spellEnd"/>
      <w:r>
        <w:t xml:space="preserve">, esto implica que, acorde al cron que configuremos, Jenkins realizará peticiones al proyecto </w:t>
      </w:r>
      <w:proofErr w:type="spellStart"/>
      <w:r>
        <w:t>git</w:t>
      </w:r>
      <w:proofErr w:type="spellEnd"/>
      <w:r>
        <w:t xml:space="preserve"> que hemos configurado para verificar si hay algún cambio desde la </w:t>
      </w:r>
      <w:r w:rsidR="00865622">
        <w:t>última</w:t>
      </w:r>
      <w:r>
        <w:t xml:space="preserve"> ejecución del pipeline, ejecutándolo en caso afirmativo.</w:t>
      </w:r>
    </w:p>
    <w:p w14:paraId="702F63AE" w14:textId="077C416A" w:rsidR="00AD3A4A" w:rsidRDefault="00AD3A4A" w:rsidP="00AD3A4A">
      <w:r>
        <w:t xml:space="preserve">Esta decisión se toma debido a la dificultad que supondría hacerlo mediante </w:t>
      </w:r>
      <w:proofErr w:type="spellStart"/>
      <w:r>
        <w:t>webhooks</w:t>
      </w:r>
      <w:proofErr w:type="spellEnd"/>
      <w:r>
        <w:t xml:space="preserve"> al no tener asignada una IP pública para la </w:t>
      </w:r>
      <w:r w:rsidR="00A7149F">
        <w:t>máquina</w:t>
      </w:r>
      <w:r>
        <w:t xml:space="preserve"> virtual.</w:t>
      </w:r>
    </w:p>
    <w:p w14:paraId="77D9D67E" w14:textId="7B06A105" w:rsidR="00AD3A4A" w:rsidRPr="00AD3A4A" w:rsidRDefault="00AD3A4A" w:rsidP="00AD3A4A">
      <w:r>
        <w:t xml:space="preserve">El funcionamiento de </w:t>
      </w:r>
      <w:proofErr w:type="spellStart"/>
      <w:r>
        <w:t>trigger</w:t>
      </w:r>
      <w:proofErr w:type="spellEnd"/>
      <w:r>
        <w:t xml:space="preserve"> mediante </w:t>
      </w:r>
      <w:proofErr w:type="spellStart"/>
      <w:r>
        <w:t>webhook</w:t>
      </w:r>
      <w:proofErr w:type="spellEnd"/>
      <w:r>
        <w:t xml:space="preserve"> suele simplificar mucho la carga en el servidor de Jenkins al ser un agente externo quien activa ante cambios la ejecución del pipeline. Se suele configurar de forma que se active cuando se realice una reléase en </w:t>
      </w:r>
      <w:proofErr w:type="spellStart"/>
      <w:r>
        <w:t>github</w:t>
      </w:r>
      <w:proofErr w:type="spellEnd"/>
      <w:r>
        <w:t xml:space="preserve"> y se suele diferenciar entre los diferentes entornos en base a la </w:t>
      </w:r>
      <w:proofErr w:type="gramStart"/>
      <w:r>
        <w:t>tag asociada</w:t>
      </w:r>
      <w:proofErr w:type="gramEnd"/>
      <w:r>
        <w:t xml:space="preserve"> a la reléase, siendo, por ejemplo, “v.1.0.0” un paso a entorno de preproducción y la tag “v1.0.0-RELEASE” un pase a producción.</w:t>
      </w:r>
    </w:p>
    <w:p w14:paraId="713A7D7A" w14:textId="15E31246" w:rsidR="00167481" w:rsidRDefault="00167481" w:rsidP="006570B9">
      <w:pPr>
        <w:pStyle w:val="Ttulo3"/>
        <w:numPr>
          <w:ilvl w:val="1"/>
          <w:numId w:val="17"/>
        </w:numPr>
        <w:pPrChange w:id="361" w:author="Alfonso Díez Ramírez" w:date="2023-07-11T14:31:00Z">
          <w:pPr>
            <w:pStyle w:val="Ttulo3"/>
            <w:ind w:left="720"/>
          </w:pPr>
        </w:pPrChange>
      </w:pPr>
      <w:bookmarkStart w:id="362" w:name="_Toc140005141"/>
      <w:r w:rsidRPr="006570B9">
        <w:t>Configuración</w:t>
      </w:r>
      <w:r>
        <w:t xml:space="preserve"> del entorno</w:t>
      </w:r>
      <w:bookmarkEnd w:id="362"/>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 xml:space="preserve">Instala </w:t>
      </w:r>
      <w:proofErr w:type="spellStart"/>
      <w:r>
        <w:t>Vagrant</w:t>
      </w:r>
      <w:proofErr w:type="spellEnd"/>
      <w:r>
        <w:t xml:space="preserve">: Ve al sitio web oficial de </w:t>
      </w:r>
      <w:proofErr w:type="spellStart"/>
      <w:r>
        <w:t>Vagrant</w:t>
      </w:r>
      <w:proofErr w:type="spellEnd"/>
      <w:r>
        <w: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 xml:space="preserve">Clona el repositorio: Abre una </w:t>
      </w:r>
      <w:proofErr w:type="spellStart"/>
      <w:r>
        <w:t>linea</w:t>
      </w:r>
      <w:proofErr w:type="spellEnd"/>
      <w:r>
        <w:t xml:space="preserve"> de comandos (CMD o Powershell) y ejecuta el siguiente comando para clonar el repositorio del proyecto de </w:t>
      </w:r>
      <w:proofErr w:type="spellStart"/>
      <w:r>
        <w:t>Vagrant</w:t>
      </w:r>
      <w:proofErr w:type="spellEnd"/>
      <w:r w:rsidR="004E0557">
        <w:t xml:space="preserve">: </w:t>
      </w:r>
      <w:r w:rsidR="004E0557">
        <w:br/>
      </w:r>
      <w:proofErr w:type="spellStart"/>
      <w:r w:rsidR="004E0557" w:rsidRPr="004E0557">
        <w:t>git</w:t>
      </w:r>
      <w:proofErr w:type="spellEnd"/>
      <w:r w:rsidR="004E0557" w:rsidRPr="004E0557">
        <w:t xml:space="preserve"> clone</w:t>
      </w:r>
      <w:r w:rsidR="004E0557">
        <w:t xml:space="preserve"> </w:t>
      </w:r>
      <w:hyperlink r:id="rId34"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w:t>
      </w:r>
      <w:proofErr w:type="spellStart"/>
      <w:r>
        <w:t>vagrant</w:t>
      </w:r>
      <w:proofErr w:type="spellEnd"/>
      <w:r>
        <w:t xml:space="preserve">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w:t>
      </w:r>
      <w:proofErr w:type="spellStart"/>
      <w:r w:rsidRPr="00764A64">
        <w:t>Vagrant</w:t>
      </w:r>
      <w:proofErr w:type="spellEnd"/>
      <w:r w:rsidRPr="00764A64">
        <w:t>, clonado el repositorio y puesto en marcha las máquinas virtuales del proyecto.</w:t>
      </w:r>
    </w:p>
    <w:p w14:paraId="0401C934" w14:textId="7658C705" w:rsidR="001A0C7B" w:rsidRDefault="001A0C7B" w:rsidP="00A7149F">
      <w:pPr>
        <w:pStyle w:val="Ttulo4"/>
        <w:numPr>
          <w:ilvl w:val="2"/>
          <w:numId w:val="17"/>
        </w:numPr>
        <w:pPrChange w:id="363" w:author="Alfonso Díez Ramírez" w:date="2023-07-11T13:46:00Z">
          <w:pPr>
            <w:pStyle w:val="Ttulo4"/>
            <w:numPr>
              <w:ilvl w:val="2"/>
              <w:numId w:val="37"/>
            </w:numPr>
            <w:ind w:left="1080" w:hanging="720"/>
          </w:pPr>
        </w:pPrChange>
      </w:pPr>
      <w:r>
        <w:t>Configuración de Jenkins</w:t>
      </w:r>
    </w:p>
    <w:p w14:paraId="37A60121" w14:textId="6C84F297" w:rsidR="00DA7BD1" w:rsidRDefault="00DA7BD1" w:rsidP="00DA7BD1">
      <w:r>
        <w:t>Crearemos el pipeline siguiendo los siguientes pasos:</w:t>
      </w:r>
    </w:p>
    <w:p w14:paraId="100E69EE" w14:textId="77BC3E2E" w:rsidR="00C1369C" w:rsidRDefault="00DA7BD1" w:rsidP="00DF4397">
      <w:pPr>
        <w:pStyle w:val="Prrafodelista"/>
        <w:numPr>
          <w:ilvl w:val="1"/>
          <w:numId w:val="8"/>
        </w:numPr>
      </w:pPr>
      <w:r>
        <w:t xml:space="preserve">Tras </w:t>
      </w:r>
      <w:proofErr w:type="spellStart"/>
      <w:r>
        <w:t>logearnos</w:t>
      </w:r>
      <w:proofErr w:type="spellEnd"/>
      <w:r>
        <w:t xml:space="preserve"> en la web de Jenkins</w:t>
      </w:r>
      <w:r w:rsidR="00C1369C">
        <w:t>,</w:t>
      </w:r>
      <w:r>
        <w:t xml:space="preserve"> </w:t>
      </w:r>
      <w:r w:rsidR="00C1369C">
        <w:t xml:space="preserve">accederemos a la sección de gestión de </w:t>
      </w:r>
      <w:proofErr w:type="spellStart"/>
      <w:r w:rsidR="00C1369C">
        <w:t>jenkins</w:t>
      </w:r>
      <w:proofErr w:type="spellEnd"/>
      <w:r w:rsidR="00C1369C">
        <w:t xml:space="preserve"> (</w:t>
      </w:r>
      <w:proofErr w:type="spellStart"/>
      <w:r w:rsidR="00C1369C">
        <w:t>manage</w:t>
      </w:r>
      <w:proofErr w:type="spellEnd"/>
      <w:r w:rsidR="00C1369C">
        <w:t xml:space="preserve"> Jenkins), a la sección de </w:t>
      </w:r>
      <w:proofErr w:type="spellStart"/>
      <w:r w:rsidR="00C1369C">
        <w:t>plugins</w:t>
      </w:r>
      <w:proofErr w:type="spellEnd"/>
      <w:r w:rsidR="00C1369C">
        <w:t xml:space="preserve">, e instalaremos el plugin “SSH </w:t>
      </w:r>
      <w:proofErr w:type="spellStart"/>
      <w:r w:rsidR="00C1369C">
        <w:t>Agent</w:t>
      </w:r>
      <w:proofErr w:type="spellEnd"/>
      <w:r w:rsidR="00C1369C">
        <w:t>”.</w:t>
      </w:r>
    </w:p>
    <w:p w14:paraId="21FA9E7D" w14:textId="6BF784BE" w:rsidR="00C1369C" w:rsidRDefault="00C1369C" w:rsidP="00C1369C">
      <w:r w:rsidRPr="00C1369C">
        <w:rPr>
          <w:noProof/>
        </w:rPr>
        <w:lastRenderedPageBreak/>
        <w:drawing>
          <wp:inline distT="0" distB="0" distL="0" distR="0" wp14:anchorId="11AC53C1" wp14:editId="57FA17CB">
            <wp:extent cx="5400040" cy="2991485"/>
            <wp:effectExtent l="0" t="0" r="0" b="0"/>
            <wp:docPr id="17170693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310" name="Imagen 1" descr="Interfaz de usuario gráfica, Texto, Aplicación, Correo electrónico&#10;&#10;Descripción generada automáticamente"/>
                    <pic:cNvPicPr/>
                  </pic:nvPicPr>
                  <pic:blipFill>
                    <a:blip r:embed="rId35"/>
                    <a:stretch>
                      <a:fillRect/>
                    </a:stretch>
                  </pic:blipFill>
                  <pic:spPr>
                    <a:xfrm>
                      <a:off x="0" y="0"/>
                      <a:ext cx="5400040" cy="2991485"/>
                    </a:xfrm>
                    <a:prstGeom prst="rect">
                      <a:avLst/>
                    </a:prstGeom>
                  </pic:spPr>
                </pic:pic>
              </a:graphicData>
            </a:graphic>
          </wp:inline>
        </w:drawing>
      </w:r>
    </w:p>
    <w:p w14:paraId="250788D8" w14:textId="328311E7" w:rsidR="00DA7BD1" w:rsidRDefault="00C1369C" w:rsidP="00DF4397">
      <w:pPr>
        <w:pStyle w:val="Prrafodelista"/>
        <w:numPr>
          <w:ilvl w:val="1"/>
          <w:numId w:val="8"/>
        </w:numPr>
      </w:pPr>
      <w:r>
        <w:t xml:space="preserve">Tras ello, volvemos a la pantalla principal y </w:t>
      </w:r>
      <w:proofErr w:type="spellStart"/>
      <w:r>
        <w:t>c</w:t>
      </w:r>
      <w:r w:rsidR="00DA7BD1">
        <w:t>lickamos</w:t>
      </w:r>
      <w:proofErr w:type="spellEnd"/>
      <w:r w:rsidR="00DA7BD1">
        <w:t xml:space="preserve"> en nuevo </w:t>
      </w:r>
      <w:proofErr w:type="spellStart"/>
      <w:r w:rsidR="00DA7BD1">
        <w:t>item</w:t>
      </w:r>
      <w:proofErr w:type="spellEnd"/>
      <w:r w:rsidR="00DA7BD1">
        <w:t>:</w:t>
      </w:r>
    </w:p>
    <w:p w14:paraId="7C6632C1" w14:textId="3A93926A" w:rsidR="00DA7BD1" w:rsidRDefault="00DA7BD1" w:rsidP="00DA7BD1">
      <w:r w:rsidRPr="00DA7BD1">
        <w:rPr>
          <w:noProof/>
        </w:rPr>
        <w:drawing>
          <wp:inline distT="0" distB="0" distL="0" distR="0" wp14:anchorId="4A64BBB5" wp14:editId="0AD095F7">
            <wp:extent cx="5400040" cy="4498975"/>
            <wp:effectExtent l="0" t="0" r="0" b="0"/>
            <wp:docPr id="1586243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3579" name="Imagen 1" descr="Interfaz de usuario gráfica, Aplicación&#10;&#10;Descripción generada automáticamente"/>
                    <pic:cNvPicPr/>
                  </pic:nvPicPr>
                  <pic:blipFill>
                    <a:blip r:embed="rId36"/>
                    <a:stretch>
                      <a:fillRect/>
                    </a:stretch>
                  </pic:blipFill>
                  <pic:spPr>
                    <a:xfrm>
                      <a:off x="0" y="0"/>
                      <a:ext cx="5400040" cy="4498975"/>
                    </a:xfrm>
                    <a:prstGeom prst="rect">
                      <a:avLst/>
                    </a:prstGeom>
                  </pic:spPr>
                </pic:pic>
              </a:graphicData>
            </a:graphic>
          </wp:inline>
        </w:drawing>
      </w:r>
    </w:p>
    <w:p w14:paraId="51BAA185" w14:textId="77777777" w:rsidR="00DA7BD1" w:rsidRDefault="00DA7BD1" w:rsidP="00764A64">
      <w:pPr>
        <w:pStyle w:val="Prrafodelista"/>
        <w:numPr>
          <w:ilvl w:val="1"/>
          <w:numId w:val="8"/>
        </w:numPr>
      </w:pPr>
      <w:r>
        <w:t>Le damos un nombre y seleccionamos la opción Pipeline</w:t>
      </w:r>
    </w:p>
    <w:p w14:paraId="199AC1F3" w14:textId="78AE4C86" w:rsidR="00DA7BD1" w:rsidRDefault="00DA7BD1" w:rsidP="00DA7BD1">
      <w:r w:rsidRPr="00DA7BD1">
        <w:rPr>
          <w:noProof/>
        </w:rPr>
        <w:lastRenderedPageBreak/>
        <w:drawing>
          <wp:inline distT="0" distB="0" distL="0" distR="0" wp14:anchorId="03EE8C95" wp14:editId="7545DD67">
            <wp:extent cx="5400040" cy="2861310"/>
            <wp:effectExtent l="0" t="0" r="0" b="0"/>
            <wp:docPr id="20113200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0042" name="Imagen 1" descr="Interfaz de usuario gráfica, Texto, Aplicación, Correo electrónico&#10;&#10;Descripción generada automáticamente"/>
                    <pic:cNvPicPr/>
                  </pic:nvPicPr>
                  <pic:blipFill>
                    <a:blip r:embed="rId37"/>
                    <a:stretch>
                      <a:fillRect/>
                    </a:stretch>
                  </pic:blipFill>
                  <pic:spPr>
                    <a:xfrm>
                      <a:off x="0" y="0"/>
                      <a:ext cx="5400040" cy="2861310"/>
                    </a:xfrm>
                    <a:prstGeom prst="rect">
                      <a:avLst/>
                    </a:prstGeom>
                  </pic:spPr>
                </pic:pic>
              </a:graphicData>
            </a:graphic>
          </wp:inline>
        </w:drawing>
      </w:r>
    </w:p>
    <w:p w14:paraId="6A413C79" w14:textId="3172BBF3" w:rsidR="00DA7BD1" w:rsidRDefault="00DA7BD1" w:rsidP="00764A64">
      <w:pPr>
        <w:pStyle w:val="Prrafodelista"/>
        <w:numPr>
          <w:ilvl w:val="1"/>
          <w:numId w:val="8"/>
        </w:numPr>
      </w:pPr>
      <w:r w:rsidRPr="00DA7BD1">
        <w:t xml:space="preserve">Configuramos el GitHub Project y el </w:t>
      </w:r>
      <w:proofErr w:type="spellStart"/>
      <w:r w:rsidRPr="00DA7BD1">
        <w:t>Build</w:t>
      </w:r>
      <w:proofErr w:type="spellEnd"/>
      <w:r w:rsidRPr="00DA7BD1">
        <w:t xml:space="preserve"> </w:t>
      </w:r>
      <w:proofErr w:type="spellStart"/>
      <w:r w:rsidRPr="00DA7BD1">
        <w:t>Trigger</w:t>
      </w:r>
      <w:proofErr w:type="spellEnd"/>
      <w:r w:rsidRPr="00DA7BD1">
        <w:t xml:space="preserve"> </w:t>
      </w:r>
      <w:proofErr w:type="spellStart"/>
      <w:r w:rsidRPr="00DA7BD1">
        <w:t>Poll</w:t>
      </w:r>
      <w:proofErr w:type="spellEnd"/>
      <w:r w:rsidRPr="00DA7BD1">
        <w:t xml:space="preserve"> SCM con un cr</w:t>
      </w:r>
      <w:r>
        <w:t>on de ejecución de cada 5 minutos (aunque se puede poner menos tiempo o configurar una ventana diaria para mantener los dispositivos actualizados, en este caso ponemos 5 minutos para realizar pruebas con sencillez)</w:t>
      </w:r>
    </w:p>
    <w:p w14:paraId="571EE3FC" w14:textId="50761403" w:rsidR="00DA7BD1" w:rsidRDefault="00DA7BD1" w:rsidP="00DA7BD1">
      <w:r w:rsidRPr="00DA7BD1">
        <w:rPr>
          <w:noProof/>
        </w:rPr>
        <w:drawing>
          <wp:inline distT="0" distB="0" distL="0" distR="0" wp14:anchorId="5CEAA8FB" wp14:editId="10927074">
            <wp:extent cx="5400040" cy="3068955"/>
            <wp:effectExtent l="0" t="0" r="0" b="0"/>
            <wp:docPr id="35290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5" name="Imagen 1" descr="Interfaz de usuario gráfica, Texto, Aplicación, Correo electrónico&#10;&#10;Descripción generada automáticamente"/>
                    <pic:cNvPicPr/>
                  </pic:nvPicPr>
                  <pic:blipFill>
                    <a:blip r:embed="rId38"/>
                    <a:stretch>
                      <a:fillRect/>
                    </a:stretch>
                  </pic:blipFill>
                  <pic:spPr>
                    <a:xfrm>
                      <a:off x="0" y="0"/>
                      <a:ext cx="5400040" cy="3068955"/>
                    </a:xfrm>
                    <a:prstGeom prst="rect">
                      <a:avLst/>
                    </a:prstGeom>
                  </pic:spPr>
                </pic:pic>
              </a:graphicData>
            </a:graphic>
          </wp:inline>
        </w:drawing>
      </w:r>
    </w:p>
    <w:p w14:paraId="4B605F8C" w14:textId="75F4F33A" w:rsidR="00DA7BD1" w:rsidRDefault="00DA7BD1" w:rsidP="00764A64">
      <w:pPr>
        <w:pStyle w:val="Prrafodelista"/>
        <w:numPr>
          <w:ilvl w:val="1"/>
          <w:numId w:val="8"/>
        </w:numPr>
      </w:pPr>
      <w:r>
        <w:t xml:space="preserve">Por </w:t>
      </w:r>
      <w:r w:rsidR="00C1015A">
        <w:t>último</w:t>
      </w:r>
      <w:r>
        <w:t>, copiamos el contenido del fichero del proyecto</w:t>
      </w:r>
      <w:r w:rsidR="00DF4397">
        <w:t xml:space="preserve"> “pipeline-jenkins.txt” en la sección pipeline, indicando que se trata de un pipeline script</w:t>
      </w:r>
    </w:p>
    <w:p w14:paraId="169C0B9D" w14:textId="43C20F4D" w:rsidR="00DF4397" w:rsidRDefault="00DF4397" w:rsidP="00DF4397">
      <w:r w:rsidRPr="00DF4397">
        <w:rPr>
          <w:noProof/>
        </w:rPr>
        <w:lastRenderedPageBreak/>
        <w:drawing>
          <wp:inline distT="0" distB="0" distL="0" distR="0" wp14:anchorId="06D1D2D8" wp14:editId="01C5C7F5">
            <wp:extent cx="5400040" cy="3009900"/>
            <wp:effectExtent l="0" t="0" r="0" b="0"/>
            <wp:docPr id="1084284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4506" name="Imagen 1" descr="Interfaz de usuario gráfica, Texto, Aplicación, Correo electrónico&#10;&#10;Descripción generada automáticamente"/>
                    <pic:cNvPicPr/>
                  </pic:nvPicPr>
                  <pic:blipFill>
                    <a:blip r:embed="rId39"/>
                    <a:stretch>
                      <a:fillRect/>
                    </a:stretch>
                  </pic:blipFill>
                  <pic:spPr>
                    <a:xfrm>
                      <a:off x="0" y="0"/>
                      <a:ext cx="5400040" cy="3009900"/>
                    </a:xfrm>
                    <a:prstGeom prst="rect">
                      <a:avLst/>
                    </a:prstGeom>
                  </pic:spPr>
                </pic:pic>
              </a:graphicData>
            </a:graphic>
          </wp:inline>
        </w:drawing>
      </w:r>
    </w:p>
    <w:p w14:paraId="339E3A60" w14:textId="4FDB7F74" w:rsidR="00DF4397" w:rsidRDefault="00C1015A" w:rsidP="00DF4397">
      <w:r>
        <w:t>A continuación, configuramos las credenciales necesarias, estas son las siguientes:</w:t>
      </w:r>
    </w:p>
    <w:p w14:paraId="1E6D2F38" w14:textId="6E9BFB4B" w:rsidR="00891FC1" w:rsidRDefault="00891FC1" w:rsidP="00891FC1">
      <w:proofErr w:type="spellStart"/>
      <w:r>
        <w:t>K</w:t>
      </w:r>
      <w:r w:rsidRPr="00891FC1">
        <w:t>ubemaster</w:t>
      </w:r>
      <w:proofErr w:type="spellEnd"/>
      <w:r w:rsidR="00C1015A">
        <w:t>;</w:t>
      </w:r>
      <w:r>
        <w:t xml:space="preserve"> </w:t>
      </w:r>
      <w:r w:rsidR="00405BC3">
        <w:t xml:space="preserve">Para conectarnos por </w:t>
      </w:r>
      <w:proofErr w:type="spellStart"/>
      <w:r w:rsidR="00405BC3">
        <w:t>ssh</w:t>
      </w:r>
      <w:proofErr w:type="spellEnd"/>
      <w:r w:rsidR="00405BC3">
        <w:t xml:space="preserve"> a la maquina master del cluster de k3s, configuramos unas credenciales que permitan tener el certificado y el usuario que utilizaremos.</w:t>
      </w:r>
    </w:p>
    <w:p w14:paraId="5257996C" w14:textId="77777777" w:rsidR="00405BC3" w:rsidRDefault="00405BC3" w:rsidP="00405BC3">
      <w:pPr>
        <w:pStyle w:val="Prrafodelista"/>
        <w:numPr>
          <w:ilvl w:val="0"/>
          <w:numId w:val="36"/>
        </w:numPr>
      </w:pPr>
      <w:r>
        <w:t xml:space="preserve">Accedemos a la sección </w:t>
      </w:r>
      <w:proofErr w:type="spellStart"/>
      <w:r>
        <w:t>Manage</w:t>
      </w:r>
      <w:proofErr w:type="spellEnd"/>
      <w:r>
        <w:t xml:space="preserve"> Jenkins &gt; </w:t>
      </w:r>
      <w:proofErr w:type="spellStart"/>
      <w:r>
        <w:t>Credentials</w:t>
      </w:r>
      <w:proofErr w:type="spellEnd"/>
      <w:r>
        <w:t xml:space="preserve"> y creamos una nueva credencial global</w:t>
      </w:r>
    </w:p>
    <w:p w14:paraId="55DE95EA" w14:textId="621EA5A2" w:rsidR="00405BC3" w:rsidRDefault="00704B20" w:rsidP="00405BC3">
      <w:pPr>
        <w:pStyle w:val="Prrafodelista"/>
        <w:numPr>
          <w:ilvl w:val="0"/>
          <w:numId w:val="36"/>
        </w:numPr>
      </w:pPr>
      <w:r>
        <w:t xml:space="preserve">Seleccionamos el tipo “SSH </w:t>
      </w:r>
      <w:proofErr w:type="spellStart"/>
      <w:r>
        <w:t>Username</w:t>
      </w:r>
      <w:proofErr w:type="spellEnd"/>
      <w:r>
        <w:t xml:space="preserve"> with </w:t>
      </w:r>
      <w:proofErr w:type="spellStart"/>
      <w:r>
        <w:t>private</w:t>
      </w:r>
      <w:proofErr w:type="spellEnd"/>
      <w:r>
        <w:t xml:space="preserve"> </w:t>
      </w:r>
      <w:proofErr w:type="spellStart"/>
      <w:r>
        <w:t>key</w:t>
      </w:r>
      <w:proofErr w:type="spellEnd"/>
      <w:r>
        <w:t>”</w:t>
      </w:r>
    </w:p>
    <w:p w14:paraId="427A9FFC" w14:textId="16AEF37F" w:rsidR="00704B20" w:rsidRDefault="00704B20" w:rsidP="00405BC3">
      <w:pPr>
        <w:pStyle w:val="Prrafodelista"/>
        <w:numPr>
          <w:ilvl w:val="0"/>
          <w:numId w:val="36"/>
        </w:numPr>
      </w:pPr>
      <w:r>
        <w:t>Escribimos el id “</w:t>
      </w:r>
      <w:proofErr w:type="spellStart"/>
      <w:r>
        <w:t>kubemaster</w:t>
      </w:r>
      <w:proofErr w:type="spellEnd"/>
      <w:r>
        <w:t>” para que coincida con lo que el pipeline buscará</w:t>
      </w:r>
    </w:p>
    <w:p w14:paraId="065B40F1" w14:textId="231DCCCB" w:rsidR="00704B20" w:rsidRDefault="00704B20" w:rsidP="00405BC3">
      <w:pPr>
        <w:pStyle w:val="Prrafodelista"/>
        <w:numPr>
          <w:ilvl w:val="0"/>
          <w:numId w:val="36"/>
        </w:numPr>
      </w:pPr>
      <w:r>
        <w:t xml:space="preserve">Escribimos el </w:t>
      </w:r>
      <w:proofErr w:type="spellStart"/>
      <w:r>
        <w:t>username</w:t>
      </w:r>
      <w:proofErr w:type="spellEnd"/>
      <w:r>
        <w:t xml:space="preserve"> “</w:t>
      </w:r>
      <w:proofErr w:type="spellStart"/>
      <w:r>
        <w:t>vagrant</w:t>
      </w:r>
      <w:proofErr w:type="spellEnd"/>
      <w:r>
        <w:t>”</w:t>
      </w:r>
    </w:p>
    <w:p w14:paraId="717EAF36" w14:textId="7B2DD58D" w:rsidR="00704B20" w:rsidRDefault="00704B20" w:rsidP="00405BC3">
      <w:pPr>
        <w:pStyle w:val="Prrafodelista"/>
        <w:numPr>
          <w:ilvl w:val="0"/>
          <w:numId w:val="36"/>
        </w:numPr>
      </w:pPr>
      <w:r>
        <w:t xml:space="preserve">En la sección </w:t>
      </w:r>
      <w:proofErr w:type="spellStart"/>
      <w:r>
        <w:t>Private</w:t>
      </w:r>
      <w:proofErr w:type="spellEnd"/>
      <w:r>
        <w:t xml:space="preserve"> Key, </w:t>
      </w:r>
      <w:proofErr w:type="spellStart"/>
      <w:r>
        <w:t>clickamos</w:t>
      </w:r>
      <w:proofErr w:type="spellEnd"/>
      <w:r>
        <w:t xml:space="preserve"> sobre “</w:t>
      </w:r>
      <w:proofErr w:type="spellStart"/>
      <w:r>
        <w:t>Enter</w:t>
      </w:r>
      <w:proofErr w:type="spellEnd"/>
      <w:r>
        <w:t xml:space="preserve"> </w:t>
      </w:r>
      <w:proofErr w:type="spellStart"/>
      <w:r>
        <w:t>directly</w:t>
      </w:r>
      <w:proofErr w:type="spellEnd"/>
      <w:r>
        <w:t xml:space="preserve">” y añadimos la </w:t>
      </w:r>
      <w:proofErr w:type="spellStart"/>
      <w:r>
        <w:t>private</w:t>
      </w:r>
      <w:proofErr w:type="spellEnd"/>
      <w:r>
        <w:t xml:space="preserve"> </w:t>
      </w:r>
      <w:proofErr w:type="spellStart"/>
      <w:r>
        <w:t>key</w:t>
      </w:r>
      <w:proofErr w:type="spellEnd"/>
      <w:r>
        <w:t xml:space="preserve"> de </w:t>
      </w:r>
      <w:proofErr w:type="spellStart"/>
      <w:r>
        <w:t>vagrant</w:t>
      </w:r>
      <w:proofErr w:type="spellEnd"/>
      <w:r>
        <w:t xml:space="preserve">. </w:t>
      </w:r>
      <w:r w:rsidRPr="00704B20">
        <w:t xml:space="preserve">Obtenemos la </w:t>
      </w:r>
      <w:proofErr w:type="spellStart"/>
      <w:r w:rsidRPr="00704B20">
        <w:t>private</w:t>
      </w:r>
      <w:proofErr w:type="spellEnd"/>
      <w:r w:rsidRPr="00704B20">
        <w:t xml:space="preserve"> </w:t>
      </w:r>
      <w:proofErr w:type="spellStart"/>
      <w:r w:rsidRPr="00704B20">
        <w:t>key</w:t>
      </w:r>
      <w:proofErr w:type="spellEnd"/>
      <w:r w:rsidRPr="00704B20">
        <w:t xml:space="preserve"> de </w:t>
      </w:r>
      <w:proofErr w:type="spellStart"/>
      <w:r w:rsidRPr="00704B20">
        <w:t>vagrant</w:t>
      </w:r>
      <w:proofErr w:type="spellEnd"/>
      <w:r w:rsidRPr="00704B20">
        <w:t xml:space="preserve"> </w:t>
      </w:r>
      <w:r>
        <w:t>que</w:t>
      </w:r>
      <w:r w:rsidRPr="00704B20">
        <w:t xml:space="preserve"> se encuentra en la ruta relativa del </w:t>
      </w:r>
      <w:proofErr w:type="gramStart"/>
      <w:r w:rsidRPr="00704B20">
        <w:t>proyecto .</w:t>
      </w:r>
      <w:proofErr w:type="gramEnd"/>
      <w:r w:rsidRPr="00704B20">
        <w:t>/.</w:t>
      </w:r>
      <w:proofErr w:type="spellStart"/>
      <w:r w:rsidRPr="00704B20">
        <w:t>vagrant</w:t>
      </w:r>
      <w:proofErr w:type="spellEnd"/>
      <w:r w:rsidRPr="00704B20">
        <w:t>/machines/</w:t>
      </w:r>
      <w:proofErr w:type="spellStart"/>
      <w:r w:rsidRPr="00704B20">
        <w:t>kubemaster</w:t>
      </w:r>
      <w:proofErr w:type="spellEnd"/>
      <w:r w:rsidRPr="00704B20">
        <w:t>/</w:t>
      </w:r>
      <w:proofErr w:type="spellStart"/>
      <w:r w:rsidRPr="00704B20">
        <w:t>virtualbox</w:t>
      </w:r>
      <w:proofErr w:type="spellEnd"/>
      <w:r w:rsidRPr="00704B20">
        <w:t>/</w:t>
      </w:r>
      <w:proofErr w:type="spellStart"/>
      <w:r w:rsidRPr="00704B20">
        <w:t>private_key</w:t>
      </w:r>
      <w:proofErr w:type="spellEnd"/>
      <w:r>
        <w:t xml:space="preserve">. Este fichero se actualiza si ejecutamos </w:t>
      </w:r>
      <w:proofErr w:type="spellStart"/>
      <w:r>
        <w:t>vagrant</w:t>
      </w:r>
      <w:proofErr w:type="spellEnd"/>
      <w:r>
        <w:t xml:space="preserve"> up sobre todo el proyecto, por lo que es recomendable revisarla y sustituirla periódicamente.</w:t>
      </w:r>
    </w:p>
    <w:p w14:paraId="7F2583C0" w14:textId="013A7099" w:rsidR="007F5489" w:rsidRDefault="007F5489" w:rsidP="007F5489">
      <w:proofErr w:type="spellStart"/>
      <w:r>
        <w:t>dockerhub</w:t>
      </w:r>
      <w:proofErr w:type="spellEnd"/>
      <w:r>
        <w:t xml:space="preserve">; Para hacer </w:t>
      </w:r>
      <w:proofErr w:type="spellStart"/>
      <w:r>
        <w:t>push</w:t>
      </w:r>
      <w:proofErr w:type="spellEnd"/>
      <w:r>
        <w:t xml:space="preserve"> al registro de </w:t>
      </w:r>
      <w:proofErr w:type="spellStart"/>
      <w:r>
        <w:t>dockerhub</w:t>
      </w:r>
      <w:proofErr w:type="spellEnd"/>
      <w:r>
        <w:t xml:space="preserve"> donde se almacenan las imágenes.</w:t>
      </w:r>
    </w:p>
    <w:p w14:paraId="5D3C54DC" w14:textId="77777777" w:rsidR="007F5489" w:rsidRDefault="007F5489" w:rsidP="007F5489">
      <w:pPr>
        <w:pStyle w:val="Prrafodelista"/>
        <w:numPr>
          <w:ilvl w:val="0"/>
          <w:numId w:val="42"/>
        </w:numPr>
      </w:pPr>
      <w:r>
        <w:t xml:space="preserve">Accedemos a la sección </w:t>
      </w:r>
      <w:proofErr w:type="spellStart"/>
      <w:r>
        <w:t>Manage</w:t>
      </w:r>
      <w:proofErr w:type="spellEnd"/>
      <w:r>
        <w:t xml:space="preserve"> Jenkins &gt; </w:t>
      </w:r>
      <w:proofErr w:type="spellStart"/>
      <w:r>
        <w:t>Credentials</w:t>
      </w:r>
      <w:proofErr w:type="spellEnd"/>
      <w:r>
        <w:t xml:space="preserve"> y creamos una nueva credencial global</w:t>
      </w:r>
    </w:p>
    <w:p w14:paraId="6E905C5A" w14:textId="0DBAB77D" w:rsidR="007F5489" w:rsidRDefault="007F5489" w:rsidP="007F5489">
      <w:pPr>
        <w:pStyle w:val="Prrafodelista"/>
        <w:numPr>
          <w:ilvl w:val="0"/>
          <w:numId w:val="42"/>
        </w:numPr>
      </w:pPr>
      <w:r>
        <w:t>Seleccionamos el tipo “</w:t>
      </w:r>
      <w:proofErr w:type="spellStart"/>
      <w:r>
        <w:t>username</w:t>
      </w:r>
      <w:proofErr w:type="spellEnd"/>
      <w:r>
        <w:t xml:space="preserve"> with </w:t>
      </w:r>
      <w:proofErr w:type="spellStart"/>
      <w:r>
        <w:t>password</w:t>
      </w:r>
      <w:proofErr w:type="spellEnd"/>
      <w:r>
        <w:t>”</w:t>
      </w:r>
    </w:p>
    <w:p w14:paraId="3333E022" w14:textId="2F27939C" w:rsidR="007F5489" w:rsidRDefault="007F5489" w:rsidP="007F5489">
      <w:pPr>
        <w:pStyle w:val="Prrafodelista"/>
        <w:numPr>
          <w:ilvl w:val="0"/>
          <w:numId w:val="42"/>
        </w:numPr>
      </w:pPr>
      <w:r>
        <w:t>Escribimos el id “</w:t>
      </w:r>
      <w:proofErr w:type="spellStart"/>
      <w:r>
        <w:t>dockerhub</w:t>
      </w:r>
      <w:proofErr w:type="spellEnd"/>
      <w:r>
        <w:t>” para que coincida con lo que el pipeline buscará</w:t>
      </w:r>
    </w:p>
    <w:p w14:paraId="682A4081" w14:textId="6248CAD0" w:rsidR="007F5489" w:rsidRDefault="007F5489" w:rsidP="007F5489">
      <w:pPr>
        <w:pStyle w:val="Prrafodelista"/>
        <w:numPr>
          <w:ilvl w:val="0"/>
          <w:numId w:val="42"/>
        </w:numPr>
      </w:pPr>
      <w:r>
        <w:t xml:space="preserve">Escribimos el </w:t>
      </w:r>
      <w:proofErr w:type="spellStart"/>
      <w:r>
        <w:t>username</w:t>
      </w:r>
      <w:proofErr w:type="spellEnd"/>
      <w:r>
        <w:t xml:space="preserve"> “</w:t>
      </w:r>
      <w:proofErr w:type="spellStart"/>
      <w:r>
        <w:t>alfonsoiot</w:t>
      </w:r>
      <w:proofErr w:type="spellEnd"/>
      <w:r>
        <w:t>”</w:t>
      </w:r>
    </w:p>
    <w:p w14:paraId="37F991FF" w14:textId="3958CFF9" w:rsidR="007F5489" w:rsidRDefault="007F5489" w:rsidP="007F5489">
      <w:pPr>
        <w:pStyle w:val="Prrafodelista"/>
        <w:numPr>
          <w:ilvl w:val="0"/>
          <w:numId w:val="42"/>
        </w:numPr>
      </w:pPr>
      <w:r>
        <w:t xml:space="preserve">En la sección </w:t>
      </w:r>
      <w:proofErr w:type="spellStart"/>
      <w:r>
        <w:t>password</w:t>
      </w:r>
      <w:proofErr w:type="spellEnd"/>
      <w:r>
        <w:t xml:space="preserve">, escribimos la contraseña para </w:t>
      </w:r>
      <w:proofErr w:type="spellStart"/>
      <w:r>
        <w:t>dockerhub</w:t>
      </w:r>
      <w:proofErr w:type="spellEnd"/>
      <w:r>
        <w:t xml:space="preserve"> asociada a la cuenta.</w:t>
      </w:r>
    </w:p>
    <w:p w14:paraId="7543937D" w14:textId="711EE67F" w:rsidR="007F5489" w:rsidRPr="00DA7BD1" w:rsidRDefault="007F5489" w:rsidP="007F5489">
      <w:pPr>
        <w:pStyle w:val="Prrafodelista"/>
        <w:numPr>
          <w:ilvl w:val="0"/>
          <w:numId w:val="42"/>
        </w:numPr>
      </w:pPr>
      <w:r>
        <w:t xml:space="preserve">*Es importante matizar que se puede sustituir esta credencial por cualquier otra cuenta de </w:t>
      </w:r>
      <w:proofErr w:type="spellStart"/>
      <w:r>
        <w:t>dockerhub</w:t>
      </w:r>
      <w:proofErr w:type="spellEnd"/>
      <w:r>
        <w:t xml:space="preserve"> pero que esta deberá ser adaptada también en el pipeline.</w:t>
      </w:r>
    </w:p>
    <w:p w14:paraId="281D00C5" w14:textId="77777777" w:rsidR="007F5489" w:rsidRPr="00DA7BD1" w:rsidRDefault="007F5489" w:rsidP="007F5489"/>
    <w:p w14:paraId="1AB9918A" w14:textId="7DD30640" w:rsidR="00DA7BD1" w:rsidRDefault="00FB5772" w:rsidP="00764A64">
      <w:r>
        <w:lastRenderedPageBreak/>
        <w:t>El resultado final de las credenciales debe ser similar al siguiente:</w:t>
      </w:r>
    </w:p>
    <w:p w14:paraId="5AB2DDB7" w14:textId="4AB4F927" w:rsidR="00FB5772" w:rsidRDefault="00CE0F87" w:rsidP="00764A64">
      <w:r w:rsidRPr="00CE0F87">
        <w:rPr>
          <w:noProof/>
        </w:rPr>
        <w:drawing>
          <wp:inline distT="0" distB="0" distL="0" distR="0" wp14:anchorId="1BC72403" wp14:editId="76BB4E91">
            <wp:extent cx="5400040" cy="1155065"/>
            <wp:effectExtent l="0" t="0" r="0" b="6985"/>
            <wp:docPr id="1860525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5150" name="Imagen 1" descr="Interfaz de usuario gráfica, Aplicación&#10;&#10;Descripción generada automáticamente"/>
                    <pic:cNvPicPr/>
                  </pic:nvPicPr>
                  <pic:blipFill>
                    <a:blip r:embed="rId40"/>
                    <a:stretch>
                      <a:fillRect/>
                    </a:stretch>
                  </pic:blipFill>
                  <pic:spPr>
                    <a:xfrm>
                      <a:off x="0" y="0"/>
                      <a:ext cx="5400040" cy="1155065"/>
                    </a:xfrm>
                    <a:prstGeom prst="rect">
                      <a:avLst/>
                    </a:prstGeom>
                  </pic:spPr>
                </pic:pic>
              </a:graphicData>
            </a:graphic>
          </wp:inline>
        </w:drawing>
      </w:r>
    </w:p>
    <w:p w14:paraId="1CF23B93" w14:textId="36592C7F" w:rsidR="00A948ED" w:rsidRDefault="00A948ED" w:rsidP="00A7149F">
      <w:pPr>
        <w:pStyle w:val="Ttulo4"/>
        <w:numPr>
          <w:ilvl w:val="2"/>
          <w:numId w:val="17"/>
        </w:numPr>
        <w:pPrChange w:id="364" w:author="Alfonso Díez Ramírez" w:date="2023-07-11T13:46:00Z">
          <w:pPr>
            <w:pStyle w:val="Ttulo4"/>
            <w:numPr>
              <w:ilvl w:val="2"/>
              <w:numId w:val="37"/>
            </w:numPr>
            <w:ind w:left="1080" w:hanging="720"/>
          </w:pPr>
        </w:pPrChange>
      </w:pPr>
      <w:r>
        <w:t xml:space="preserve">Acceso al </w:t>
      </w:r>
      <w:proofErr w:type="spellStart"/>
      <w:r>
        <w:t>Dashboard</w:t>
      </w:r>
      <w:proofErr w:type="spellEnd"/>
      <w:r>
        <w:t xml:space="preserve"> de </w:t>
      </w:r>
      <w:proofErr w:type="spellStart"/>
      <w:r>
        <w:t>Kubernetes</w:t>
      </w:r>
      <w:proofErr w:type="spellEnd"/>
      <w:r>
        <w:t xml:space="preserve"> para K3S</w:t>
      </w:r>
    </w:p>
    <w:p w14:paraId="06B2513D" w14:textId="4FE4B822" w:rsidR="00A948ED" w:rsidRDefault="00A948ED" w:rsidP="00A948ED">
      <w:r>
        <w:t xml:space="preserve">El </w:t>
      </w:r>
      <w:proofErr w:type="spellStart"/>
      <w:r>
        <w:t>dashboard</w:t>
      </w:r>
      <w:proofErr w:type="spellEnd"/>
      <w:r>
        <w:t xml:space="preserve"> de </w:t>
      </w:r>
      <w:proofErr w:type="spellStart"/>
      <w:r>
        <w:t>kubernetes</w:t>
      </w:r>
      <w:proofErr w:type="spellEnd"/>
      <w:r>
        <w:t xml:space="preserve"> se instala automáticamente mediante el script de provisión de </w:t>
      </w:r>
      <w:proofErr w:type="spellStart"/>
      <w:r>
        <w:t>kubemaster</w:t>
      </w:r>
      <w:proofErr w:type="spellEnd"/>
      <w:r>
        <w:t xml:space="preserve">, sin embargo, dado que el servicio que expone reserva un puerto aleatorio en el rango 30000-32000, deberemos acudir a un fichero compartido para obtener la </w:t>
      </w:r>
      <w:proofErr w:type="spellStart"/>
      <w:r>
        <w:t>url</w:t>
      </w:r>
      <w:proofErr w:type="spellEnd"/>
      <w:r>
        <w:t xml:space="preserve"> para el acceso.</w:t>
      </w:r>
    </w:p>
    <w:p w14:paraId="0ABDDC03" w14:textId="0CA5C7CE" w:rsidR="00A948ED" w:rsidRDefault="00A948ED" w:rsidP="00A948ED">
      <w:r>
        <w:t xml:space="preserve">La ruta donde se vuelca esta </w:t>
      </w:r>
      <w:proofErr w:type="spellStart"/>
      <w:r>
        <w:t>url</w:t>
      </w:r>
      <w:proofErr w:type="spellEnd"/>
      <w:r>
        <w:t xml:space="preserve"> es </w:t>
      </w:r>
      <w:proofErr w:type="gramStart"/>
      <w:r>
        <w:t>“./</w:t>
      </w:r>
      <w:proofErr w:type="spellStart"/>
      <w:proofErr w:type="gramEnd"/>
      <w:r w:rsidRPr="00A948ED">
        <w:t>shared</w:t>
      </w:r>
      <w:proofErr w:type="spellEnd"/>
      <w:r>
        <w:t>/</w:t>
      </w:r>
      <w:r w:rsidRPr="00A948ED">
        <w:t>K3SDashboard</w:t>
      </w:r>
      <w:r w:rsidR="00EA3E57">
        <w:t>/</w:t>
      </w:r>
      <w:proofErr w:type="spellStart"/>
      <w:r w:rsidR="00EA3E57" w:rsidRPr="00EA3E57">
        <w:t>dashboardURL</w:t>
      </w:r>
      <w:proofErr w:type="spellEnd"/>
      <w:r>
        <w:t>”.</w:t>
      </w:r>
    </w:p>
    <w:p w14:paraId="052E29A5" w14:textId="0FA60490" w:rsidR="00A948ED" w:rsidRDefault="00A948ED" w:rsidP="00A948ED">
      <w:r>
        <w:t xml:space="preserve">Una vez accedamos a dicha </w:t>
      </w:r>
      <w:proofErr w:type="spellStart"/>
      <w:r>
        <w:t>url</w:t>
      </w:r>
      <w:proofErr w:type="spellEnd"/>
      <w:r>
        <w:t xml:space="preserve">, nos encontraremos con la pantalla de </w:t>
      </w:r>
      <w:proofErr w:type="spellStart"/>
      <w:r>
        <w:t>login</w:t>
      </w:r>
      <w:proofErr w:type="spellEnd"/>
      <w:r>
        <w:t xml:space="preserve"> del </w:t>
      </w:r>
      <w:proofErr w:type="spellStart"/>
      <w:r>
        <w:t>dashboard</w:t>
      </w:r>
      <w:proofErr w:type="spellEnd"/>
      <w:r>
        <w:t xml:space="preserve">, para acceder </w:t>
      </w:r>
      <w:proofErr w:type="spellStart"/>
      <w:r>
        <w:t>debereos</w:t>
      </w:r>
      <w:proofErr w:type="spellEnd"/>
      <w:r>
        <w:t xml:space="preserve"> utilizar un token que se genera durante la ejecución del script de provisión y que también se alberga en el sistema de ficheros compartidos, en la ruta</w:t>
      </w:r>
      <w:r w:rsidR="00EA3E57">
        <w:t xml:space="preserve"> </w:t>
      </w:r>
      <w:proofErr w:type="gramStart"/>
      <w:r w:rsidR="00EA3E57">
        <w:t>“./</w:t>
      </w:r>
      <w:proofErr w:type="spellStart"/>
      <w:proofErr w:type="gramEnd"/>
      <w:r w:rsidR="00EA3E57" w:rsidRPr="00A948ED">
        <w:t>shared</w:t>
      </w:r>
      <w:proofErr w:type="spellEnd"/>
      <w:r w:rsidR="00EA3E57">
        <w:t>/</w:t>
      </w:r>
      <w:r w:rsidR="00EA3E57" w:rsidRPr="00A948ED">
        <w:t>K3SDashboard</w:t>
      </w:r>
      <w:r w:rsidR="00EA3E57">
        <w:t>/</w:t>
      </w:r>
      <w:proofErr w:type="spellStart"/>
      <w:r w:rsidR="00EA3E57" w:rsidRPr="00EA3E57">
        <w:t>admin-user_token</w:t>
      </w:r>
      <w:proofErr w:type="spellEnd"/>
      <w:r w:rsidR="00EA3E57">
        <w:t>”, de la siguiente forma:</w:t>
      </w:r>
    </w:p>
    <w:p w14:paraId="7E5F2DB3" w14:textId="77777777" w:rsidR="00090E8D" w:rsidRDefault="00EA3E57" w:rsidP="00090E8D">
      <w:pPr>
        <w:keepNext/>
        <w:jc w:val="center"/>
      </w:pPr>
      <w:r w:rsidRPr="00EA3E57">
        <w:rPr>
          <w:noProof/>
        </w:rPr>
        <w:drawing>
          <wp:inline distT="0" distB="0" distL="0" distR="0" wp14:anchorId="3270EE61" wp14:editId="7A787CA8">
            <wp:extent cx="5400040" cy="2277110"/>
            <wp:effectExtent l="0" t="0" r="0" b="8890"/>
            <wp:docPr id="82554681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46810" name="Imagen 1" descr="Imagen que contiene Interfaz de usuario gráfica&#10;&#10;Descripción generada automáticamente"/>
                    <pic:cNvPicPr/>
                  </pic:nvPicPr>
                  <pic:blipFill>
                    <a:blip r:embed="rId41"/>
                    <a:stretch>
                      <a:fillRect/>
                    </a:stretch>
                  </pic:blipFill>
                  <pic:spPr>
                    <a:xfrm>
                      <a:off x="0" y="0"/>
                      <a:ext cx="5400040" cy="2277110"/>
                    </a:xfrm>
                    <a:prstGeom prst="rect">
                      <a:avLst/>
                    </a:prstGeom>
                  </pic:spPr>
                </pic:pic>
              </a:graphicData>
            </a:graphic>
          </wp:inline>
        </w:drawing>
      </w:r>
    </w:p>
    <w:p w14:paraId="66F11DF6" w14:textId="0AF7926E" w:rsidR="00EA3E57" w:rsidRDefault="00090E8D" w:rsidP="00865622">
      <w:pPr>
        <w:pStyle w:val="Descripcin"/>
      </w:pPr>
      <w:bookmarkStart w:id="365" w:name="_Toc139582968"/>
      <w:r>
        <w:t xml:space="preserve">Ilustración </w:t>
      </w:r>
      <w:r w:rsidR="00000000">
        <w:fldChar w:fldCharType="begin"/>
      </w:r>
      <w:r w:rsidR="00000000">
        <w:instrText xml:space="preserve"> SEQ Ilustración \* ARABIC </w:instrText>
      </w:r>
      <w:r w:rsidR="00000000">
        <w:fldChar w:fldCharType="separate"/>
      </w:r>
      <w:r w:rsidR="0090119B">
        <w:rPr>
          <w:noProof/>
        </w:rPr>
        <w:t>13</w:t>
      </w:r>
      <w:r w:rsidR="00000000">
        <w:rPr>
          <w:noProof/>
        </w:rPr>
        <w:fldChar w:fldCharType="end"/>
      </w:r>
      <w:r>
        <w:t xml:space="preserve"> - Visualización de la pantalla de </w:t>
      </w:r>
      <w:proofErr w:type="spellStart"/>
      <w:r>
        <w:t>login</w:t>
      </w:r>
      <w:proofErr w:type="spellEnd"/>
      <w:r>
        <w:t xml:space="preserve"> del </w:t>
      </w:r>
      <w:proofErr w:type="spellStart"/>
      <w:r>
        <w:t>dashboard</w:t>
      </w:r>
      <w:proofErr w:type="spellEnd"/>
      <w:r>
        <w:t xml:space="preserve"> de </w:t>
      </w:r>
      <w:proofErr w:type="spellStart"/>
      <w:r>
        <w:t>kubernetes</w:t>
      </w:r>
      <w:bookmarkEnd w:id="365"/>
      <w:proofErr w:type="spellEnd"/>
    </w:p>
    <w:p w14:paraId="4137F672" w14:textId="1C4CEF9C" w:rsidR="00EA3E57" w:rsidRDefault="00EA3E57" w:rsidP="00A948ED">
      <w:r>
        <w:t xml:space="preserve">Una vez dentro nos encontraremos con el </w:t>
      </w:r>
      <w:proofErr w:type="spellStart"/>
      <w:r>
        <w:t>dashboard</w:t>
      </w:r>
      <w:proofErr w:type="spellEnd"/>
      <w:r>
        <w:t xml:space="preserve">, donde podremos interactuar con nuestros </w:t>
      </w:r>
      <w:proofErr w:type="spellStart"/>
      <w:r>
        <w:t>pods</w:t>
      </w:r>
      <w:proofErr w:type="spellEnd"/>
      <w:r>
        <w:t xml:space="preserve">, </w:t>
      </w:r>
      <w:proofErr w:type="spellStart"/>
      <w:r>
        <w:t>deployments</w:t>
      </w:r>
      <w:proofErr w:type="spellEnd"/>
      <w:r>
        <w:t xml:space="preserve"> y demás elementos de </w:t>
      </w:r>
      <w:proofErr w:type="spellStart"/>
      <w:r>
        <w:t>kubernetes</w:t>
      </w:r>
      <w:proofErr w:type="spellEnd"/>
      <w:r>
        <w:t xml:space="preserve"> de manera </w:t>
      </w:r>
      <w:proofErr w:type="spellStart"/>
      <w:r>
        <w:t>mas</w:t>
      </w:r>
      <w:proofErr w:type="spellEnd"/>
      <w:r>
        <w:t xml:space="preserve"> sencilla y visual que utilizando la línea de comandos.</w:t>
      </w:r>
    </w:p>
    <w:p w14:paraId="1AACCEC6" w14:textId="77777777" w:rsidR="00090E8D" w:rsidRDefault="00090E8D" w:rsidP="00090E8D">
      <w:pPr>
        <w:keepNext/>
        <w:jc w:val="center"/>
      </w:pPr>
      <w:r w:rsidRPr="00090E8D">
        <w:rPr>
          <w:noProof/>
        </w:rPr>
        <w:lastRenderedPageBreak/>
        <w:drawing>
          <wp:inline distT="0" distB="0" distL="0" distR="0" wp14:anchorId="3BADCE6C" wp14:editId="013D4263">
            <wp:extent cx="5400040" cy="2635250"/>
            <wp:effectExtent l="0" t="0" r="0" b="0"/>
            <wp:docPr id="142751533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5331" name="Imagen 1" descr="Captura de pantalla de un videojuego&#10;&#10;Descripción generada automáticamente"/>
                    <pic:cNvPicPr/>
                  </pic:nvPicPr>
                  <pic:blipFill>
                    <a:blip r:embed="rId42"/>
                    <a:stretch>
                      <a:fillRect/>
                    </a:stretch>
                  </pic:blipFill>
                  <pic:spPr>
                    <a:xfrm>
                      <a:off x="0" y="0"/>
                      <a:ext cx="5400040" cy="2635250"/>
                    </a:xfrm>
                    <a:prstGeom prst="rect">
                      <a:avLst/>
                    </a:prstGeom>
                  </pic:spPr>
                </pic:pic>
              </a:graphicData>
            </a:graphic>
          </wp:inline>
        </w:drawing>
      </w:r>
    </w:p>
    <w:p w14:paraId="62913C07" w14:textId="5EC0FDEE" w:rsidR="00090E8D" w:rsidRPr="00A948ED" w:rsidRDefault="00090E8D" w:rsidP="00865622">
      <w:pPr>
        <w:pStyle w:val="Descripcin"/>
      </w:pPr>
      <w:bookmarkStart w:id="366" w:name="_Toc139582969"/>
      <w:r>
        <w:t xml:space="preserve">Ilustración </w:t>
      </w:r>
      <w:r w:rsidR="00000000">
        <w:fldChar w:fldCharType="begin"/>
      </w:r>
      <w:r w:rsidR="00000000">
        <w:instrText xml:space="preserve"> SEQ Ilustración \* ARABIC </w:instrText>
      </w:r>
      <w:r w:rsidR="00000000">
        <w:fldChar w:fldCharType="separate"/>
      </w:r>
      <w:r w:rsidR="0090119B">
        <w:rPr>
          <w:noProof/>
        </w:rPr>
        <w:t>14</w:t>
      </w:r>
      <w:r w:rsidR="00000000">
        <w:rPr>
          <w:noProof/>
        </w:rPr>
        <w:fldChar w:fldCharType="end"/>
      </w:r>
      <w:r>
        <w:t xml:space="preserve"> - Visualización del </w:t>
      </w:r>
      <w:proofErr w:type="spellStart"/>
      <w:r>
        <w:t>dashboard</w:t>
      </w:r>
      <w:proofErr w:type="spellEnd"/>
      <w:r>
        <w:t xml:space="preserve"> de </w:t>
      </w:r>
      <w:proofErr w:type="spellStart"/>
      <w:r>
        <w:t>kubernetes</w:t>
      </w:r>
      <w:proofErr w:type="spellEnd"/>
      <w:r>
        <w:t xml:space="preserve"> de la sección de </w:t>
      </w:r>
      <w:proofErr w:type="spellStart"/>
      <w:r>
        <w:t>Deployments</w:t>
      </w:r>
      <w:proofErr w:type="spellEnd"/>
      <w:r>
        <w:t xml:space="preserve">, con un </w:t>
      </w:r>
      <w:proofErr w:type="spellStart"/>
      <w:r>
        <w:t>deployment</w:t>
      </w:r>
      <w:proofErr w:type="spellEnd"/>
      <w:r>
        <w:t xml:space="preserve"> llamado </w:t>
      </w:r>
      <w:proofErr w:type="spellStart"/>
      <w:r>
        <w:t>devices</w:t>
      </w:r>
      <w:proofErr w:type="spellEnd"/>
      <w:r>
        <w:t xml:space="preserve"> con 3 </w:t>
      </w:r>
      <w:proofErr w:type="spellStart"/>
      <w:r>
        <w:t>pods</w:t>
      </w:r>
      <w:proofErr w:type="spellEnd"/>
      <w:r>
        <w:t>.</w:t>
      </w:r>
      <w:bookmarkEnd w:id="366"/>
    </w:p>
    <w:p w14:paraId="60775D9B" w14:textId="4929171C" w:rsidR="00167481" w:rsidRDefault="00167481" w:rsidP="00A7149F">
      <w:pPr>
        <w:pStyle w:val="Ttulo3"/>
        <w:numPr>
          <w:ilvl w:val="1"/>
          <w:numId w:val="17"/>
        </w:numPr>
        <w:pPrChange w:id="367" w:author="Alfonso Díez Ramírez" w:date="2023-07-11T13:46:00Z">
          <w:pPr>
            <w:pStyle w:val="Ttulo3"/>
            <w:numPr>
              <w:ilvl w:val="1"/>
              <w:numId w:val="37"/>
            </w:numPr>
            <w:ind w:left="720" w:hanging="360"/>
          </w:pPr>
        </w:pPrChange>
      </w:pPr>
      <w:bookmarkStart w:id="368" w:name="_Toc140005142"/>
      <w:r>
        <w:t>Pruebas y validación</w:t>
      </w:r>
      <w:bookmarkEnd w:id="368"/>
      <w:r>
        <w:t xml:space="preserve"> </w:t>
      </w:r>
    </w:p>
    <w:p w14:paraId="67CE149E" w14:textId="1352DA07" w:rsidR="00E03A85" w:rsidRDefault="006E22D6" w:rsidP="00167481">
      <w:r>
        <w:t xml:space="preserve">En </w:t>
      </w:r>
      <w:commentRangeStart w:id="369"/>
      <w:r>
        <w:t>cada iteración</w:t>
      </w:r>
      <w:r w:rsidR="00865622">
        <w:t xml:space="preserve"> definida en el apartado 1.4 como parte de la metodología y planificación del proyecto</w:t>
      </w:r>
      <w:r>
        <w:t xml:space="preserve"> </w:t>
      </w:r>
      <w:commentRangeEnd w:id="369"/>
      <w:r w:rsidR="0017006A">
        <w:rPr>
          <w:rStyle w:val="Refdecomentario"/>
        </w:rPr>
        <w:commentReference w:id="369"/>
      </w:r>
      <w:r>
        <w:t>se ha planificado una fase de QA, en esta sección, se agregan todas las pruebas de diferente tipo que se han realizado a lo largo del proyecto.</w:t>
      </w:r>
      <w:r w:rsidR="00C17541">
        <w:t xml:space="preserve"> Para ello nos apoyaremos en el lenguaje </w:t>
      </w:r>
      <w:proofErr w:type="spellStart"/>
      <w:r w:rsidR="00C17541" w:rsidRPr="00C17541">
        <w:t>Gherkin</w:t>
      </w:r>
      <w:proofErr w:type="spellEnd"/>
      <w:r w:rsidR="00C17541">
        <w:t xml:space="preserve"> que se utiliza en herramientas como </w:t>
      </w:r>
      <w:proofErr w:type="spellStart"/>
      <w:r w:rsidR="00865622">
        <w:t>C</w:t>
      </w:r>
      <w:r w:rsidR="00865622">
        <w:t>ucumber</w:t>
      </w:r>
      <w:proofErr w:type="spellEnd"/>
      <w:r w:rsidR="00C17541">
        <w:t>:</w:t>
      </w:r>
    </w:p>
    <w:p w14:paraId="1D39223C" w14:textId="77777777" w:rsidR="00C17541" w:rsidRDefault="00C17541" w:rsidP="00167481"/>
    <w:p w14:paraId="21C7CBF8" w14:textId="7A6B317D" w:rsidR="006E22D6" w:rsidRDefault="006E22D6" w:rsidP="00A7149F">
      <w:pPr>
        <w:pStyle w:val="Ttulo4"/>
        <w:numPr>
          <w:ilvl w:val="2"/>
          <w:numId w:val="17"/>
        </w:numPr>
        <w:pPrChange w:id="370" w:author="Alfonso Díez Ramírez" w:date="2023-07-11T13:46:00Z">
          <w:pPr>
            <w:pStyle w:val="Ttulo4"/>
            <w:numPr>
              <w:ilvl w:val="2"/>
              <w:numId w:val="37"/>
            </w:numPr>
            <w:ind w:left="1080" w:hanging="720"/>
          </w:pPr>
        </w:pPrChange>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proofErr w:type="spellStart"/>
            <w:r w:rsidRPr="008D3723">
              <w:rPr>
                <w:b/>
                <w:bCs/>
              </w:rPr>
              <w:t>Feature</w:t>
            </w:r>
            <w:proofErr w:type="spellEnd"/>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proofErr w:type="spellStart"/>
            <w:r w:rsidRPr="00C17541">
              <w:rPr>
                <w:b/>
                <w:bCs/>
              </w:rPr>
              <w:t>Scenario</w:t>
            </w:r>
            <w:proofErr w:type="spellEnd"/>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proofErr w:type="spellStart"/>
            <w:r>
              <w:rPr>
                <w:b/>
                <w:bCs/>
              </w:rPr>
              <w:t>G</w:t>
            </w:r>
            <w:r w:rsidRPr="00C17541">
              <w:rPr>
                <w:b/>
                <w:bCs/>
              </w:rPr>
              <w:t>iven</w:t>
            </w:r>
            <w:proofErr w:type="spellEnd"/>
            <w:r>
              <w:t xml:space="preserve"> que el sistema Elasticsearch está configurado correctamente</w:t>
            </w:r>
          </w:p>
          <w:p w14:paraId="1528D751" w14:textId="5AD8F2E0" w:rsidR="008D3723" w:rsidRDefault="008D3723" w:rsidP="00883C0A">
            <w:pPr>
              <w:ind w:left="708"/>
            </w:pPr>
            <w:proofErr w:type="spellStart"/>
            <w:r w:rsidRPr="00C17541">
              <w:rPr>
                <w:b/>
                <w:bCs/>
              </w:rPr>
              <w:t>When</w:t>
            </w:r>
            <w:proofErr w:type="spellEnd"/>
            <w:r>
              <w:t xml:space="preserve"> se inicia el sistema Elasticsearch</w:t>
            </w:r>
          </w:p>
          <w:p w14:paraId="2C3E6291" w14:textId="33DE9474" w:rsidR="008D3723" w:rsidRDefault="008D3723"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9200 de un navegador de la máquina host; Podemos hacer </w:t>
            </w:r>
            <w:proofErr w:type="spellStart"/>
            <w:r>
              <w:t>login</w:t>
            </w:r>
            <w:proofErr w:type="spellEnd"/>
            <w:r>
              <w:t xml:space="preserve"> mediante la contraseña generada; Disponemos de un token en el fichero situado </w:t>
            </w:r>
            <w:proofErr w:type="gramStart"/>
            <w:r>
              <w:t>en .</w:t>
            </w:r>
            <w:proofErr w:type="gramEnd"/>
            <w:r>
              <w:t xml:space="preserve"> </w:t>
            </w:r>
            <w:r w:rsidRPr="00C17541">
              <w:t>/</w:t>
            </w:r>
            <w:proofErr w:type="spellStart"/>
            <w:r w:rsidRPr="00C17541">
              <w:t>shared</w:t>
            </w:r>
            <w:proofErr w:type="spellEnd"/>
            <w:r w:rsidRPr="00C17541">
              <w:t>/token</w:t>
            </w:r>
            <w:r>
              <w:t>;</w:t>
            </w:r>
          </w:p>
        </w:tc>
      </w:tr>
      <w:tr w:rsidR="008D3723" w14:paraId="5BA94C40" w14:textId="77777777" w:rsidTr="00D0440E">
        <w:tc>
          <w:tcPr>
            <w:tcW w:w="1271" w:type="dxa"/>
          </w:tcPr>
          <w:p w14:paraId="7D1DC7C0" w14:textId="2F4AA5E1" w:rsidR="008D3723" w:rsidRDefault="00883C0A" w:rsidP="00167481">
            <w:proofErr w:type="spellStart"/>
            <w:r w:rsidRPr="00C17541">
              <w:rPr>
                <w:b/>
                <w:bCs/>
              </w:rPr>
              <w:t>Scenario</w:t>
            </w:r>
            <w:proofErr w:type="spellEnd"/>
          </w:p>
        </w:tc>
        <w:tc>
          <w:tcPr>
            <w:tcW w:w="7223" w:type="dxa"/>
          </w:tcPr>
          <w:p w14:paraId="7A8501F7" w14:textId="436EBC0F" w:rsidR="008D3723" w:rsidRDefault="00883C0A" w:rsidP="00167481">
            <w:r>
              <w:t xml:space="preserve">Iniciar correctamente </w:t>
            </w:r>
            <w:proofErr w:type="spellStart"/>
            <w:r>
              <w:t>Kibana</w:t>
            </w:r>
            <w:proofErr w:type="spellEnd"/>
          </w:p>
        </w:tc>
      </w:tr>
      <w:tr w:rsidR="00883C0A" w14:paraId="6D33CA31" w14:textId="77777777" w:rsidTr="00883CB2">
        <w:tc>
          <w:tcPr>
            <w:tcW w:w="8494" w:type="dxa"/>
            <w:gridSpan w:val="2"/>
          </w:tcPr>
          <w:p w14:paraId="0E4BB0C5" w14:textId="1FD4BF39" w:rsidR="00883C0A" w:rsidRDefault="00883C0A" w:rsidP="00883C0A">
            <w:pPr>
              <w:ind w:left="708"/>
            </w:pPr>
            <w:proofErr w:type="spellStart"/>
            <w:r w:rsidRPr="00C17541">
              <w:rPr>
                <w:b/>
                <w:bCs/>
              </w:rPr>
              <w:t>Given</w:t>
            </w:r>
            <w:proofErr w:type="spellEnd"/>
            <w:r>
              <w:t xml:space="preserve"> que el sistema </w:t>
            </w:r>
            <w:proofErr w:type="spellStart"/>
            <w:r>
              <w:t>Kibana</w:t>
            </w:r>
            <w:proofErr w:type="spellEnd"/>
            <w:r>
              <w:t xml:space="preserve"> está configurado correctamente</w:t>
            </w:r>
          </w:p>
          <w:p w14:paraId="08C92F44" w14:textId="6AE2F4C3" w:rsidR="00883C0A" w:rsidRDefault="00883C0A" w:rsidP="00883C0A">
            <w:pPr>
              <w:ind w:left="708"/>
            </w:pPr>
            <w:proofErr w:type="spellStart"/>
            <w:r w:rsidRPr="00C17541">
              <w:rPr>
                <w:b/>
                <w:bCs/>
              </w:rPr>
              <w:t>When</w:t>
            </w:r>
            <w:proofErr w:type="spellEnd"/>
            <w:r>
              <w:t xml:space="preserve"> se inicia el sistema </w:t>
            </w:r>
            <w:proofErr w:type="spellStart"/>
            <w:r>
              <w:t>Kibana</w:t>
            </w:r>
            <w:proofErr w:type="spellEnd"/>
          </w:p>
          <w:p w14:paraId="73CBD192" w14:textId="441013C1" w:rsidR="00883C0A" w:rsidRDefault="00883C0A"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proofErr w:type="spellStart"/>
            <w:r w:rsidRPr="00C17541">
              <w:rPr>
                <w:b/>
                <w:bCs/>
              </w:rPr>
              <w:t>Scenario</w:t>
            </w:r>
            <w:proofErr w:type="spellEnd"/>
          </w:p>
        </w:tc>
        <w:tc>
          <w:tcPr>
            <w:tcW w:w="7223" w:type="dxa"/>
          </w:tcPr>
          <w:p w14:paraId="25E079BB" w14:textId="5A1BC657" w:rsidR="00883C0A" w:rsidRPr="00C17541" w:rsidRDefault="00883C0A" w:rsidP="00F57279">
            <w:pPr>
              <w:rPr>
                <w:b/>
                <w:bCs/>
              </w:rPr>
            </w:pPr>
            <w:r>
              <w:t xml:space="preserve">Iniciar correctamente </w:t>
            </w:r>
            <w:proofErr w:type="spellStart"/>
            <w:r>
              <w:t>Logstash</w:t>
            </w:r>
            <w:proofErr w:type="spellEnd"/>
          </w:p>
        </w:tc>
      </w:tr>
      <w:tr w:rsidR="00883C0A" w14:paraId="29C50786" w14:textId="77777777" w:rsidTr="00381A08">
        <w:tc>
          <w:tcPr>
            <w:tcW w:w="8494" w:type="dxa"/>
            <w:gridSpan w:val="2"/>
          </w:tcPr>
          <w:p w14:paraId="45D96F36" w14:textId="77777777" w:rsidR="00883C0A" w:rsidRDefault="00883C0A" w:rsidP="00883C0A">
            <w:pPr>
              <w:ind w:left="708"/>
            </w:pPr>
            <w:proofErr w:type="spellStart"/>
            <w:r w:rsidRPr="00C17541">
              <w:rPr>
                <w:b/>
                <w:bCs/>
              </w:rPr>
              <w:t>Given</w:t>
            </w:r>
            <w:proofErr w:type="spellEnd"/>
            <w:r>
              <w:t xml:space="preserve"> que el sistema </w:t>
            </w:r>
            <w:proofErr w:type="spellStart"/>
            <w:r>
              <w:t>Logstash</w:t>
            </w:r>
            <w:proofErr w:type="spellEnd"/>
            <w:r>
              <w:t xml:space="preserve"> está configurado correctamente</w:t>
            </w:r>
          </w:p>
          <w:p w14:paraId="418C5278" w14:textId="6FA6C603" w:rsidR="00883C0A" w:rsidRDefault="00883C0A" w:rsidP="00883C0A">
            <w:pPr>
              <w:ind w:left="708"/>
            </w:pPr>
            <w:proofErr w:type="spellStart"/>
            <w:r w:rsidRPr="00C17541">
              <w:rPr>
                <w:b/>
                <w:bCs/>
              </w:rPr>
              <w:t>When</w:t>
            </w:r>
            <w:proofErr w:type="spellEnd"/>
            <w:r>
              <w:t xml:space="preserve"> se inicia el sistema </w:t>
            </w:r>
            <w:proofErr w:type="spellStart"/>
            <w:r>
              <w:t>Logstash</w:t>
            </w:r>
            <w:proofErr w:type="spellEnd"/>
          </w:p>
          <w:p w14:paraId="0D665484" w14:textId="221626AC" w:rsidR="00883C0A" w:rsidRPr="00883C0A" w:rsidRDefault="00883C0A" w:rsidP="00883C0A">
            <w:pPr>
              <w:ind w:left="708"/>
            </w:pPr>
            <w:proofErr w:type="spellStart"/>
            <w:r w:rsidRPr="00C17541">
              <w:rPr>
                <w:b/>
                <w:bCs/>
              </w:rPr>
              <w:lastRenderedPageBreak/>
              <w:t>Then</w:t>
            </w:r>
            <w:proofErr w:type="spellEnd"/>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systemctl</w:t>
            </w:r>
            <w:proofErr w:type="spellEnd"/>
            <w:r>
              <w:t>;</w:t>
            </w:r>
          </w:p>
        </w:tc>
      </w:tr>
      <w:tr w:rsidR="00883C0A" w14:paraId="4A396FBC" w14:textId="77777777" w:rsidTr="00D0440E">
        <w:tc>
          <w:tcPr>
            <w:tcW w:w="1271" w:type="dxa"/>
          </w:tcPr>
          <w:p w14:paraId="226FFEA6" w14:textId="2A3B0AA9" w:rsidR="00883C0A" w:rsidRPr="00C17541" w:rsidRDefault="00883C0A" w:rsidP="00883C0A">
            <w:pPr>
              <w:rPr>
                <w:b/>
                <w:bCs/>
              </w:rPr>
            </w:pPr>
            <w:proofErr w:type="spellStart"/>
            <w:r w:rsidRPr="00C17541">
              <w:rPr>
                <w:b/>
                <w:bCs/>
              </w:rPr>
              <w:t>Scenario</w:t>
            </w:r>
            <w:proofErr w:type="spellEnd"/>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proofErr w:type="spellStart"/>
            <w:r w:rsidRPr="00C17541">
              <w:rPr>
                <w:b/>
                <w:bCs/>
              </w:rPr>
              <w:t>Given</w:t>
            </w:r>
            <w:proofErr w:type="spellEnd"/>
            <w:r>
              <w:t xml:space="preserve"> que el nodo master de K3S está configurado correctamente</w:t>
            </w:r>
          </w:p>
          <w:p w14:paraId="6E840EBA" w14:textId="4EE10603" w:rsidR="00D0440E" w:rsidRDefault="00D0440E" w:rsidP="00D0440E">
            <w:pPr>
              <w:ind w:left="708"/>
            </w:pPr>
            <w:proofErr w:type="spellStart"/>
            <w:r w:rsidRPr="00C17541">
              <w:rPr>
                <w:b/>
                <w:bCs/>
              </w:rPr>
              <w:t>When</w:t>
            </w:r>
            <w:proofErr w:type="spellEnd"/>
            <w:r>
              <w:t xml:space="preserve"> se inicia el nodo master de K3S</w:t>
            </w:r>
          </w:p>
          <w:p w14:paraId="35ECA0BB" w14:textId="3EEAD3D9" w:rsidR="00883C0A" w:rsidRPr="00C17541" w:rsidRDefault="00D0440E" w:rsidP="00D0440E">
            <w:pPr>
              <w:ind w:left="708"/>
              <w:rPr>
                <w:b/>
                <w:bCs/>
              </w:rPr>
            </w:pPr>
            <w:proofErr w:type="spellStart"/>
            <w:r w:rsidRPr="00C17541">
              <w:rPr>
                <w:b/>
                <w:bCs/>
              </w:rPr>
              <w:t>Then</w:t>
            </w:r>
            <w:proofErr w:type="spellEnd"/>
            <w:r>
              <w:t xml:space="preserve"> el master arranca correctamente, generando el fichero ./</w:t>
            </w:r>
            <w:proofErr w:type="spellStart"/>
            <w:r>
              <w:t>shared</w:t>
            </w:r>
            <w:proofErr w:type="spellEnd"/>
            <w:r>
              <w:t xml:space="preserve">/tokenk3s; Podemos ejecutar comandos de </w:t>
            </w:r>
            <w:proofErr w:type="spellStart"/>
            <w:r>
              <w:t>kubectl</w:t>
            </w:r>
            <w:proofErr w:type="spellEnd"/>
            <w:r>
              <w:t xml:space="preserve"> si nos conectamos por </w:t>
            </w:r>
            <w:proofErr w:type="spellStart"/>
            <w:r>
              <w:t>ssh</w:t>
            </w:r>
            <w:proofErr w:type="spellEnd"/>
            <w:r>
              <w:t xml:space="preserv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proofErr w:type="spellStart"/>
            <w:r w:rsidRPr="00C17541">
              <w:rPr>
                <w:b/>
                <w:bCs/>
              </w:rPr>
              <w:t>Scenario</w:t>
            </w:r>
            <w:proofErr w:type="spellEnd"/>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proofErr w:type="spellStart"/>
            <w:r w:rsidRPr="00C17541">
              <w:rPr>
                <w:b/>
                <w:bCs/>
              </w:rPr>
              <w:t>Given</w:t>
            </w:r>
            <w:proofErr w:type="spellEnd"/>
            <w:r>
              <w:t xml:space="preserve"> que el nodo “esclavo” de K3S está configurado correctamente</w:t>
            </w:r>
          </w:p>
          <w:p w14:paraId="6E009F8C" w14:textId="2E31D04F" w:rsidR="00D0440E" w:rsidRDefault="00D0440E" w:rsidP="00D0440E">
            <w:pPr>
              <w:ind w:left="708"/>
            </w:pPr>
            <w:proofErr w:type="spellStart"/>
            <w:r w:rsidRPr="00C17541">
              <w:rPr>
                <w:b/>
                <w:bCs/>
              </w:rPr>
              <w:t>When</w:t>
            </w:r>
            <w:proofErr w:type="spellEnd"/>
            <w:r>
              <w:t xml:space="preserve"> se inicia el nodo “esclavo” de K3S</w:t>
            </w:r>
          </w:p>
          <w:p w14:paraId="15D55E25" w14:textId="77FB2CDC" w:rsidR="00D0440E" w:rsidRPr="00C17541" w:rsidRDefault="00D0440E" w:rsidP="00D0440E">
            <w:pPr>
              <w:ind w:left="708"/>
              <w:rPr>
                <w:b/>
                <w:bCs/>
              </w:rPr>
            </w:pPr>
            <w:proofErr w:type="spellStart"/>
            <w:r w:rsidRPr="00C17541">
              <w:rPr>
                <w:b/>
                <w:bCs/>
              </w:rPr>
              <w:t>Then</w:t>
            </w:r>
            <w:proofErr w:type="spellEnd"/>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proofErr w:type="spellStart"/>
            <w:r w:rsidRPr="00C17541">
              <w:rPr>
                <w:b/>
                <w:bCs/>
              </w:rPr>
              <w:t>Scenario</w:t>
            </w:r>
            <w:proofErr w:type="spellEnd"/>
          </w:p>
        </w:tc>
        <w:tc>
          <w:tcPr>
            <w:tcW w:w="7223" w:type="dxa"/>
          </w:tcPr>
          <w:p w14:paraId="6E5E8301" w14:textId="6CBC8589" w:rsidR="00D0440E" w:rsidRPr="00C17541" w:rsidRDefault="00D0440E" w:rsidP="00D0440E">
            <w:pPr>
              <w:rPr>
                <w:b/>
                <w:bCs/>
              </w:rPr>
            </w:pPr>
            <w:r>
              <w:t xml:space="preserve">Iniciar correctamente </w:t>
            </w:r>
            <w:proofErr w:type="spellStart"/>
            <w:r>
              <w:t>Mosquitto</w:t>
            </w:r>
            <w:proofErr w:type="spellEnd"/>
          </w:p>
        </w:tc>
      </w:tr>
      <w:tr w:rsidR="00D0440E" w14:paraId="634FC239" w14:textId="77777777" w:rsidTr="003C5C1B">
        <w:tc>
          <w:tcPr>
            <w:tcW w:w="8494" w:type="dxa"/>
            <w:gridSpan w:val="2"/>
          </w:tcPr>
          <w:p w14:paraId="5357D049" w14:textId="46C66939" w:rsidR="00D0440E" w:rsidRDefault="00D0440E" w:rsidP="00D0440E">
            <w:pPr>
              <w:ind w:left="708"/>
            </w:pPr>
            <w:proofErr w:type="spellStart"/>
            <w:r w:rsidRPr="00C17541">
              <w:rPr>
                <w:b/>
                <w:bCs/>
              </w:rPr>
              <w:t>Given</w:t>
            </w:r>
            <w:proofErr w:type="spellEnd"/>
            <w:r>
              <w:t xml:space="preserve"> que </w:t>
            </w:r>
            <w:proofErr w:type="spellStart"/>
            <w:r>
              <w:t>Mosquitto</w:t>
            </w:r>
            <w:proofErr w:type="spellEnd"/>
            <w:r>
              <w:t xml:space="preserve"> está configurado correctamente</w:t>
            </w:r>
          </w:p>
          <w:p w14:paraId="6ADE5436" w14:textId="44BF7BC2" w:rsidR="00D0440E" w:rsidRDefault="00D0440E" w:rsidP="00D0440E">
            <w:pPr>
              <w:ind w:left="708"/>
            </w:pPr>
            <w:proofErr w:type="spellStart"/>
            <w:r w:rsidRPr="00C17541">
              <w:rPr>
                <w:b/>
                <w:bCs/>
              </w:rPr>
              <w:t>When</w:t>
            </w:r>
            <w:proofErr w:type="spellEnd"/>
            <w:r>
              <w:t xml:space="preserve"> se inicia </w:t>
            </w:r>
            <w:proofErr w:type="spellStart"/>
            <w:r>
              <w:t>Mosquitto</w:t>
            </w:r>
            <w:proofErr w:type="spellEnd"/>
          </w:p>
          <w:p w14:paraId="6E5197B2" w14:textId="00FBA955" w:rsidR="00D0440E" w:rsidRDefault="00D0440E" w:rsidP="00D0440E">
            <w:pPr>
              <w:ind w:left="708"/>
            </w:pPr>
            <w:proofErr w:type="spellStart"/>
            <w:r w:rsidRPr="00C17541">
              <w:rPr>
                <w:b/>
                <w:bCs/>
              </w:rPr>
              <w:t>Then</w:t>
            </w:r>
            <w:proofErr w:type="spellEnd"/>
            <w:r>
              <w:t xml:space="preserve"> </w:t>
            </w:r>
            <w:proofErr w:type="spellStart"/>
            <w:r>
              <w:t>Mosquitto</w:t>
            </w:r>
            <w:proofErr w:type="spellEnd"/>
            <w:r>
              <w:t xml:space="preserve"> se inicia correctamente; ejecutando en la máquina host los </w:t>
            </w:r>
            <w:proofErr w:type="gramStart"/>
            <w:r>
              <w:t>scripts .</w:t>
            </w:r>
            <w:proofErr w:type="gramEnd"/>
            <w:r>
              <w:t xml:space="preserve">/DevicesSimulation/consumidorPrueba.py y ./DevicesSimulation/app.py en python3 vemos que el mensaje generado en app.py es recibido por </w:t>
            </w:r>
            <w:proofErr w:type="spellStart"/>
            <w:r>
              <w:t>consumidorPrueba</w:t>
            </w:r>
            <w:proofErr w:type="spellEnd"/>
            <w:r>
              <w:t>;</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proofErr w:type="spellStart"/>
            <w:r w:rsidRPr="00C17541">
              <w:rPr>
                <w:b/>
                <w:bCs/>
              </w:rPr>
              <w:t>Scenario</w:t>
            </w:r>
            <w:proofErr w:type="spellEnd"/>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proofErr w:type="spellStart"/>
            <w:r w:rsidRPr="00C17541">
              <w:rPr>
                <w:b/>
                <w:bCs/>
              </w:rPr>
              <w:t>Given</w:t>
            </w:r>
            <w:proofErr w:type="spellEnd"/>
            <w:r>
              <w:t xml:space="preserve"> que el clúster K3S está configurado correctamente</w:t>
            </w:r>
          </w:p>
          <w:p w14:paraId="783429C0" w14:textId="77777777" w:rsidR="00D0440E" w:rsidRDefault="00D0440E" w:rsidP="00D0440E">
            <w:pPr>
              <w:ind w:left="708"/>
            </w:pPr>
            <w:proofErr w:type="spellStart"/>
            <w:r w:rsidRPr="00C17541">
              <w:rPr>
                <w:b/>
                <w:bCs/>
              </w:rPr>
              <w:t>When</w:t>
            </w:r>
            <w:proofErr w:type="spellEnd"/>
            <w:r>
              <w:t xml:space="preserve"> se inician los dispositivos simulados en el clúster de K3S</w:t>
            </w:r>
          </w:p>
          <w:p w14:paraId="1EEBDC66" w14:textId="42169A8F" w:rsidR="00D0440E" w:rsidRPr="00C17541" w:rsidRDefault="00D0440E" w:rsidP="00D0440E">
            <w:pPr>
              <w:ind w:left="708"/>
              <w:rPr>
                <w:b/>
                <w:bCs/>
              </w:rPr>
            </w:pPr>
            <w:proofErr w:type="spellStart"/>
            <w:r w:rsidRPr="00C17541">
              <w:rPr>
                <w:b/>
                <w:bCs/>
              </w:rPr>
              <w:t>Then</w:t>
            </w:r>
            <w:proofErr w:type="spellEnd"/>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A7149F">
      <w:pPr>
        <w:pStyle w:val="Ttulo4"/>
        <w:numPr>
          <w:ilvl w:val="2"/>
          <w:numId w:val="17"/>
        </w:numPr>
        <w:pPrChange w:id="371" w:author="Alfonso Díez Ramírez" w:date="2023-07-11T13:46:00Z">
          <w:pPr>
            <w:pStyle w:val="Ttulo4"/>
            <w:numPr>
              <w:ilvl w:val="2"/>
              <w:numId w:val="37"/>
            </w:numPr>
            <w:ind w:left="1080" w:hanging="720"/>
          </w:pPr>
        </w:pPrChange>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proofErr w:type="spellStart"/>
            <w:r w:rsidRPr="008D3723">
              <w:rPr>
                <w:b/>
                <w:bCs/>
              </w:rPr>
              <w:t>Feature</w:t>
            </w:r>
            <w:proofErr w:type="spellEnd"/>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 xml:space="preserve">Quiero que los nodos del cluster de K3S se interconecten formando un </w:t>
            </w:r>
            <w:proofErr w:type="spellStart"/>
            <w:r>
              <w:t>cluser</w:t>
            </w:r>
            <w:proofErr w:type="spellEnd"/>
            <w:r>
              <w:t xml:space="preserve">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proofErr w:type="spellStart"/>
            <w:r w:rsidRPr="00C17541">
              <w:rPr>
                <w:b/>
                <w:bCs/>
              </w:rPr>
              <w:t>Scenario</w:t>
            </w:r>
            <w:proofErr w:type="spellEnd"/>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proofErr w:type="spellStart"/>
            <w:r w:rsidRPr="00C17541">
              <w:rPr>
                <w:b/>
                <w:bCs/>
              </w:rPr>
              <w:t>Given</w:t>
            </w:r>
            <w:proofErr w:type="spellEnd"/>
            <w:r>
              <w:t xml:space="preserve"> que el clúster K3S está configurado correctamente</w:t>
            </w:r>
          </w:p>
          <w:p w14:paraId="12846F00" w14:textId="33386C16" w:rsidR="00F57279" w:rsidRDefault="00F57279" w:rsidP="00F57279">
            <w:pPr>
              <w:ind w:left="708"/>
            </w:pPr>
            <w:proofErr w:type="spellStart"/>
            <w:r w:rsidRPr="00C17541">
              <w:rPr>
                <w:b/>
                <w:bCs/>
              </w:rPr>
              <w:t>When</w:t>
            </w:r>
            <w:proofErr w:type="spellEnd"/>
            <w:r>
              <w:t xml:space="preserve"> se inicia el clúster K3S</w:t>
            </w:r>
          </w:p>
          <w:p w14:paraId="7DA311A3" w14:textId="16974656" w:rsidR="00F57279" w:rsidRDefault="00F57279" w:rsidP="00F57279">
            <w:pPr>
              <w:ind w:left="708"/>
            </w:pPr>
            <w:proofErr w:type="spellStart"/>
            <w:r w:rsidRPr="00C17541">
              <w:rPr>
                <w:b/>
                <w:bCs/>
              </w:rPr>
              <w:t>Then</w:t>
            </w:r>
            <w:proofErr w:type="spellEnd"/>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w:t>
            </w:r>
            <w:proofErr w:type="spellStart"/>
            <w:r>
              <w:t>Mosquitto</w:t>
            </w:r>
            <w:proofErr w:type="spellEnd"/>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proofErr w:type="spellStart"/>
            <w:r w:rsidRPr="0096044E">
              <w:rPr>
                <w:b/>
                <w:bCs/>
              </w:rPr>
              <w:lastRenderedPageBreak/>
              <w:t>Scenario</w:t>
            </w:r>
            <w:proofErr w:type="spellEnd"/>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2FB445A" w14:textId="2E4056D3" w:rsidR="00B23EBA" w:rsidRPr="00B23EBA" w:rsidRDefault="00B23EBA" w:rsidP="00B23EBA">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4BC4DFF1" w14:textId="630CB5E4" w:rsidR="00B23EBA" w:rsidRPr="0096044E" w:rsidRDefault="00B23EBA" w:rsidP="00B23EBA">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proofErr w:type="spellStart"/>
            <w:r w:rsidRPr="008D3723">
              <w:rPr>
                <w:b/>
                <w:bCs/>
              </w:rPr>
              <w:t>Feature</w:t>
            </w:r>
            <w:proofErr w:type="spellEnd"/>
            <w:r w:rsidRPr="00F57279">
              <w:rPr>
                <w:b/>
                <w:bCs/>
              </w:rPr>
              <w:t xml:space="preserve">: </w:t>
            </w:r>
          </w:p>
        </w:tc>
        <w:tc>
          <w:tcPr>
            <w:tcW w:w="7223" w:type="dxa"/>
          </w:tcPr>
          <w:p w14:paraId="738C335E" w14:textId="624DB6FD" w:rsidR="001C4146" w:rsidRPr="008D3723" w:rsidRDefault="00B41F50" w:rsidP="00880307">
            <w:pPr>
              <w:rPr>
                <w:b/>
                <w:bCs/>
              </w:rPr>
            </w:pPr>
            <w:r w:rsidRPr="00B41F50">
              <w:t xml:space="preserve">Pruebas de integración entre </w:t>
            </w:r>
            <w:proofErr w:type="spellStart"/>
            <w:r w:rsidRPr="00B41F50">
              <w:t>Mosquitto</w:t>
            </w:r>
            <w:proofErr w:type="spellEnd"/>
            <w:r w:rsidRPr="00B41F50">
              <w:t xml:space="preserve"> y </w:t>
            </w:r>
            <w:proofErr w:type="spellStart"/>
            <w:r w:rsidRPr="00B41F50">
              <w:t>Filebeat</w:t>
            </w:r>
            <w:proofErr w:type="spellEnd"/>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 xml:space="preserve">asegurarme de que </w:t>
            </w:r>
            <w:proofErr w:type="spellStart"/>
            <w:r w:rsidRPr="00B41F50">
              <w:t>Mosquitto</w:t>
            </w:r>
            <w:proofErr w:type="spellEnd"/>
            <w:r w:rsidRPr="00B41F50">
              <w:t xml:space="preserve"> y </w:t>
            </w:r>
            <w:proofErr w:type="spellStart"/>
            <w:r w:rsidRPr="00B41F50">
              <w:t>Filebeat</w:t>
            </w:r>
            <w:proofErr w:type="spellEnd"/>
            <w:r w:rsidRPr="00B41F50">
              <w:t xml:space="preserve"> se integren correctamente</w:t>
            </w:r>
          </w:p>
          <w:p w14:paraId="16CA1EE3" w14:textId="068B8316" w:rsidR="001C4146" w:rsidRPr="00F57279" w:rsidRDefault="00B41F50" w:rsidP="00B41F50">
            <w:pPr>
              <w:ind w:left="708"/>
            </w:pPr>
            <w:r w:rsidRPr="00B41F50">
              <w:rPr>
                <w:b/>
                <w:bCs/>
              </w:rPr>
              <w:t xml:space="preserve">Para </w:t>
            </w:r>
            <w:r w:rsidRPr="00B41F50">
              <w:t xml:space="preserve">garantizar la correcta transmisión y procesamiento de datos desde </w:t>
            </w:r>
            <w:proofErr w:type="spellStart"/>
            <w:r w:rsidRPr="00B41F50">
              <w:t>Mosquitto</w:t>
            </w:r>
            <w:proofErr w:type="spellEnd"/>
            <w:r w:rsidRPr="00B41F50">
              <w:t xml:space="preserve"> a </w:t>
            </w:r>
            <w:proofErr w:type="spellStart"/>
            <w:r w:rsidRPr="00B41F50">
              <w:t>Filebeat</w:t>
            </w:r>
            <w:proofErr w:type="spellEnd"/>
          </w:p>
        </w:tc>
      </w:tr>
      <w:tr w:rsidR="001C4146" w:rsidRPr="0096044E" w14:paraId="65261FE8" w14:textId="77777777" w:rsidTr="00880307">
        <w:tc>
          <w:tcPr>
            <w:tcW w:w="1271" w:type="dxa"/>
          </w:tcPr>
          <w:p w14:paraId="6B4D1FA6" w14:textId="77777777" w:rsidR="001C4146" w:rsidRPr="00C17541" w:rsidRDefault="001C4146" w:rsidP="00880307">
            <w:pPr>
              <w:rPr>
                <w:b/>
                <w:bCs/>
              </w:rPr>
            </w:pPr>
            <w:proofErr w:type="spellStart"/>
            <w:r w:rsidRPr="0096044E">
              <w:rPr>
                <w:b/>
                <w:bCs/>
              </w:rPr>
              <w:t>Scenario</w:t>
            </w:r>
            <w:proofErr w:type="spellEnd"/>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FC83B3C" w14:textId="77777777" w:rsidR="001C4146" w:rsidRPr="00B23EBA" w:rsidRDefault="001C4146" w:rsidP="00880307">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7F953254" w14:textId="77777777" w:rsidR="001C4146" w:rsidRPr="0096044E" w:rsidRDefault="001C4146" w:rsidP="00880307">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5022B265" w14:textId="77777777" w:rsidR="001C4146" w:rsidRDefault="001C4146" w:rsidP="00167481"/>
    <w:p w14:paraId="612DF989" w14:textId="3A609F81" w:rsidR="006E22D6" w:rsidRDefault="006E22D6" w:rsidP="00A7149F">
      <w:pPr>
        <w:pStyle w:val="Ttulo4"/>
        <w:numPr>
          <w:ilvl w:val="2"/>
          <w:numId w:val="17"/>
        </w:numPr>
        <w:pPrChange w:id="372" w:author="Alfonso Díez Ramírez" w:date="2023-07-11T13:46:00Z">
          <w:pPr>
            <w:pStyle w:val="Ttulo4"/>
            <w:numPr>
              <w:ilvl w:val="2"/>
              <w:numId w:val="37"/>
            </w:numPr>
            <w:ind w:left="1080" w:hanging="720"/>
          </w:pPr>
        </w:pPrChange>
      </w:pPr>
      <w:r>
        <w:t xml:space="preserve">Pruebas </w:t>
      </w:r>
      <w:proofErr w:type="spellStart"/>
      <w:r>
        <w:t>End</w:t>
      </w:r>
      <w:proofErr w:type="spellEnd"/>
      <w:r>
        <w:t xml:space="preserve"> to </w:t>
      </w:r>
      <w:proofErr w:type="spellStart"/>
      <w:r>
        <w:t>End</w:t>
      </w:r>
      <w:proofErr w:type="spellEnd"/>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proofErr w:type="spellStart"/>
            <w:r w:rsidRPr="0096044E">
              <w:rPr>
                <w:b/>
                <w:bCs/>
              </w:rPr>
              <w:t>Scenario</w:t>
            </w:r>
            <w:proofErr w:type="spellEnd"/>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w:t>
            </w:r>
            <w:proofErr w:type="spellStart"/>
            <w:r w:rsidRPr="0096044E">
              <w:t>Kibana</w:t>
            </w:r>
            <w:proofErr w:type="spellEnd"/>
          </w:p>
        </w:tc>
      </w:tr>
      <w:tr w:rsidR="00B23EBA" w:rsidRPr="0096044E" w14:paraId="3DDEBB94" w14:textId="77777777" w:rsidTr="00880307">
        <w:tc>
          <w:tcPr>
            <w:tcW w:w="8494" w:type="dxa"/>
            <w:gridSpan w:val="2"/>
          </w:tcPr>
          <w:p w14:paraId="4DFA07C3" w14:textId="6F130EAD" w:rsidR="00B23EBA" w:rsidRDefault="00B23EBA" w:rsidP="00880307">
            <w:pPr>
              <w:ind w:left="708"/>
            </w:pPr>
            <w:proofErr w:type="spellStart"/>
            <w:r w:rsidRPr="0096044E">
              <w:rPr>
                <w:b/>
                <w:bCs/>
              </w:rPr>
              <w:t>Given</w:t>
            </w:r>
            <w:proofErr w:type="spellEnd"/>
            <w:r>
              <w:t xml:space="preserv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Mosquitto</w:t>
            </w:r>
            <w:proofErr w:type="spellEnd"/>
            <w:r>
              <w:t xml:space="preserve">, </w:t>
            </w:r>
            <w:proofErr w:type="spellStart"/>
            <w:r>
              <w:t>Filebeats</w:t>
            </w:r>
            <w:proofErr w:type="spellEnd"/>
            <w:r>
              <w:t xml:space="preserve"> y el clúster K3S están configurados y conectados correctamente y se generan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proofErr w:type="spellStart"/>
            <w:r w:rsidRPr="0096044E">
              <w:rPr>
                <w:b/>
                <w:bCs/>
              </w:rPr>
              <w:t>When</w:t>
            </w:r>
            <w:proofErr w:type="spellEnd"/>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w:t>
            </w:r>
            <w:proofErr w:type="spellStart"/>
            <w:r>
              <w:t>Mosquitto</w:t>
            </w:r>
            <w:proofErr w:type="spellEnd"/>
          </w:p>
          <w:p w14:paraId="40093FBB" w14:textId="1965EBA9" w:rsidR="00B23EBA" w:rsidRPr="0096044E" w:rsidRDefault="00B23EBA" w:rsidP="00880307">
            <w:pPr>
              <w:ind w:left="708"/>
            </w:pPr>
            <w:proofErr w:type="spellStart"/>
            <w:r w:rsidRPr="0096044E">
              <w:rPr>
                <w:b/>
                <w:bCs/>
              </w:rPr>
              <w:t>Then</w:t>
            </w:r>
            <w:proofErr w:type="spellEnd"/>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w:t>
            </w:r>
            <w:proofErr w:type="spellStart"/>
            <w:r>
              <w:t>Kibana</w:t>
            </w:r>
            <w:proofErr w:type="spellEnd"/>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78FF4343" w14:textId="5A42B089" w:rsidR="0017006A" w:rsidRDefault="0017006A" w:rsidP="0017006A">
      <w:pPr>
        <w:pStyle w:val="Ttulo2"/>
        <w:numPr>
          <w:ilvl w:val="0"/>
          <w:numId w:val="17"/>
        </w:numPr>
        <w:rPr>
          <w:ins w:id="373" w:author="JESSICA DIAZ FERNANDEZ" w:date="2023-07-11T01:16:00Z"/>
        </w:rPr>
      </w:pPr>
      <w:bookmarkStart w:id="374" w:name="_Toc140005143"/>
      <w:ins w:id="375" w:author="JESSICA DIAZ FERNANDEZ" w:date="2023-07-11T01:13:00Z">
        <w:r>
          <w:lastRenderedPageBreak/>
          <w:t>Resultados</w:t>
        </w:r>
      </w:ins>
      <w:ins w:id="376" w:author="JESSICA DIAZ FERNANDEZ" w:date="2023-07-11T01:16:00Z">
        <w:r w:rsidR="00361255">
          <w:t xml:space="preserve"> &amp; Discusi</w:t>
        </w:r>
      </w:ins>
      <w:ins w:id="377" w:author="JESSICA DIAZ FERNANDEZ" w:date="2023-07-11T01:17:00Z">
        <w:r w:rsidR="00361255">
          <w:t>ón</w:t>
        </w:r>
      </w:ins>
      <w:bookmarkEnd w:id="374"/>
    </w:p>
    <w:p w14:paraId="60D1B775" w14:textId="0688DD60" w:rsidR="00361255" w:rsidRPr="00361255" w:rsidRDefault="00361255" w:rsidP="00361255">
      <w:pPr>
        <w:rPr>
          <w:ins w:id="378" w:author="JESSICA DIAZ FERNANDEZ" w:date="2023-07-11T01:18:00Z"/>
          <w:highlight w:val="yellow"/>
          <w:rPrChange w:id="379" w:author="JESSICA DIAZ FERNANDEZ" w:date="2023-07-11T01:19:00Z">
            <w:rPr>
              <w:ins w:id="380" w:author="JESSICA DIAZ FERNANDEZ" w:date="2023-07-11T01:18:00Z"/>
            </w:rPr>
          </w:rPrChange>
        </w:rPr>
      </w:pPr>
      <w:ins w:id="381" w:author="JESSICA DIAZ FERNANDEZ" w:date="2023-07-11T01:17:00Z">
        <w:r w:rsidRPr="00361255">
          <w:rPr>
            <w:highlight w:val="yellow"/>
            <w:rPrChange w:id="382" w:author="JESSICA DIAZ FERNANDEZ" w:date="2023-07-11T01:19:00Z">
              <w:rPr/>
            </w:rPrChange>
          </w:rPr>
          <w:t xml:space="preserve">Falta alguna captura </w:t>
        </w:r>
      </w:ins>
      <w:ins w:id="383" w:author="JESSICA DIAZ FERNANDEZ" w:date="2023-07-11T01:18:00Z">
        <w:r w:rsidRPr="00361255">
          <w:rPr>
            <w:highlight w:val="yellow"/>
            <w:rPrChange w:id="384" w:author="JESSICA DIAZ FERNANDEZ" w:date="2023-07-11T01:19:00Z">
              <w:rPr/>
            </w:rPrChange>
          </w:rPr>
          <w:t>donde se muestre algún resultado, por ej.</w:t>
        </w:r>
      </w:ins>
    </w:p>
    <w:p w14:paraId="7F34E422" w14:textId="4B882628" w:rsidR="00361255" w:rsidRPr="00361255" w:rsidRDefault="00361255">
      <w:pPr>
        <w:rPr>
          <w:ins w:id="385" w:author="JESSICA DIAZ FERNANDEZ" w:date="2023-07-11T01:13:00Z"/>
        </w:rPr>
        <w:pPrChange w:id="386" w:author="JESSICA DIAZ FERNANDEZ" w:date="2023-07-11T01:16:00Z">
          <w:pPr>
            <w:pStyle w:val="Ttulo2"/>
            <w:numPr>
              <w:numId w:val="37"/>
            </w:numPr>
            <w:ind w:left="720" w:hanging="360"/>
          </w:pPr>
        </w:pPrChange>
      </w:pPr>
      <w:ins w:id="387" w:author="JESSICA DIAZ FERNANDEZ" w:date="2023-07-11T01:18:00Z">
        <w:r w:rsidRPr="00361255">
          <w:rPr>
            <w:highlight w:val="yellow"/>
            <w:rPrChange w:id="388" w:author="JESSICA DIAZ FERNANDEZ" w:date="2023-07-11T01:19:00Z">
              <w:rPr/>
            </w:rPrChange>
          </w:rPr>
          <w:t>Líneas de código que han sido necesarias para automatizar todo esto, tiempo que se tarda en levantar toda la plataforma, alguna captura de la plataforma funcionando, ¿has descrito las métricas que recoge</w:t>
        </w:r>
      </w:ins>
      <w:ins w:id="389" w:author="JESSICA DIAZ FERNANDEZ" w:date="2023-07-11T01:19:00Z">
        <w:r w:rsidRPr="00361255">
          <w:rPr>
            <w:highlight w:val="yellow"/>
            <w:rPrChange w:id="390" w:author="JESSICA DIAZ FERNANDEZ" w:date="2023-07-11T01:19:00Z">
              <w:rPr/>
            </w:rPrChange>
          </w:rPr>
          <w:t>s con ELK? No lo he visto o me lo he saltado, aprovecha aquí para que queden claras todas estas cosas.</w:t>
        </w:r>
      </w:ins>
    </w:p>
    <w:p w14:paraId="59C08A0F" w14:textId="77777777" w:rsidR="0017006A" w:rsidRDefault="0017006A" w:rsidP="0017006A">
      <w:pPr>
        <w:pStyle w:val="Ttulo2"/>
        <w:numPr>
          <w:ilvl w:val="0"/>
          <w:numId w:val="17"/>
        </w:numPr>
        <w:rPr>
          <w:ins w:id="391" w:author="JESSICA DIAZ FERNANDEZ" w:date="2023-07-11T01:14:00Z"/>
        </w:rPr>
      </w:pPr>
      <w:bookmarkStart w:id="392" w:name="_Toc140005144"/>
      <w:ins w:id="393" w:author="JESSICA DIAZ FERNANDEZ" w:date="2023-07-11T01:13:00Z">
        <w:r>
          <w:t xml:space="preserve">Conclusiones y </w:t>
        </w:r>
      </w:ins>
      <w:r w:rsidR="00D05272">
        <w:t xml:space="preserve">Líneas </w:t>
      </w:r>
      <w:r w:rsidR="00E23E4F">
        <w:t>futuras</w:t>
      </w:r>
      <w:bookmarkEnd w:id="392"/>
    </w:p>
    <w:p w14:paraId="0DF13452" w14:textId="2A5D14F6" w:rsidR="0017006A" w:rsidRDefault="0017006A" w:rsidP="00A7149F">
      <w:pPr>
        <w:pStyle w:val="Ttulo3"/>
        <w:numPr>
          <w:ilvl w:val="1"/>
          <w:numId w:val="17"/>
        </w:numPr>
        <w:rPr>
          <w:ins w:id="394" w:author="JESSICA DIAZ FERNANDEZ" w:date="2023-07-11T01:14:00Z"/>
        </w:rPr>
        <w:pPrChange w:id="395" w:author="Alfonso Díez Ramírez" w:date="2023-07-11T13:46:00Z">
          <w:pPr>
            <w:pStyle w:val="Ttulo3"/>
          </w:pPr>
        </w:pPrChange>
      </w:pPr>
      <w:bookmarkStart w:id="396" w:name="_Toc140005145"/>
      <w:ins w:id="397" w:author="JESSICA DIAZ FERNANDEZ" w:date="2023-07-11T01:14:00Z">
        <w:r>
          <w:t>Conclusiones</w:t>
        </w:r>
        <w:bookmarkEnd w:id="396"/>
      </w:ins>
    </w:p>
    <w:p w14:paraId="79A22442" w14:textId="268AAACD" w:rsidR="0017006A" w:rsidRDefault="0017006A" w:rsidP="0017006A">
      <w:pPr>
        <w:rPr>
          <w:ins w:id="398" w:author="JESSICA DIAZ FERNANDEZ" w:date="2023-07-11T01:15:00Z"/>
        </w:rPr>
      </w:pPr>
      <w:ins w:id="399" w:author="JESSICA DIAZ FERNANDEZ" w:date="2023-07-11T01:15:00Z">
        <w:r w:rsidRPr="00361255">
          <w:rPr>
            <w:highlight w:val="yellow"/>
            <w:rPrChange w:id="400" w:author="JESSICA DIAZ FERNANDEZ" w:date="2023-07-11T01:16:00Z">
              <w:rPr/>
            </w:rPrChange>
          </w:rPr>
          <w:t>FALTAN CONCLUSIONES DEL TRABAJO</w:t>
        </w:r>
        <w:r w:rsidR="00361255" w:rsidRPr="00361255">
          <w:rPr>
            <w:highlight w:val="yellow"/>
            <w:rPrChange w:id="401" w:author="JESSICA DIAZ FERNANDEZ" w:date="2023-07-11T01:16:00Z">
              <w:rPr/>
            </w:rPrChange>
          </w:rPr>
          <w:t xml:space="preserve">: </w:t>
        </w:r>
      </w:ins>
      <w:proofErr w:type="gramStart"/>
      <w:ins w:id="402" w:author="JESSICA DIAZ FERNANDEZ" w:date="2023-07-11T01:16:00Z">
        <w:r w:rsidR="00361255" w:rsidRPr="00361255">
          <w:rPr>
            <w:highlight w:val="yellow"/>
            <w:rPrChange w:id="403" w:author="JESSICA DIAZ FERNANDEZ" w:date="2023-07-11T01:16:00Z">
              <w:rPr/>
            </w:rPrChange>
          </w:rPr>
          <w:t>se han satisfecho con éxito todos los objetivos?</w:t>
        </w:r>
        <w:proofErr w:type="gramEnd"/>
        <w:r w:rsidR="00361255" w:rsidRPr="00361255">
          <w:rPr>
            <w:highlight w:val="yellow"/>
            <w:rPrChange w:id="404" w:author="JESSICA DIAZ FERNANDEZ" w:date="2023-07-11T01:16:00Z">
              <w:rPr/>
            </w:rPrChange>
          </w:rPr>
          <w:t xml:space="preserve"> </w:t>
        </w:r>
        <w:proofErr w:type="gramStart"/>
        <w:r w:rsidR="00361255" w:rsidRPr="00361255">
          <w:rPr>
            <w:highlight w:val="yellow"/>
            <w:rPrChange w:id="405" w:author="JESSICA DIAZ FERNANDEZ" w:date="2023-07-11T01:16:00Z">
              <w:rPr/>
            </w:rPrChange>
          </w:rPr>
          <w:t>Hasta dónde has llegado?</w:t>
        </w:r>
        <w:proofErr w:type="gramEnd"/>
        <w:r w:rsidR="00361255" w:rsidRPr="00361255">
          <w:rPr>
            <w:highlight w:val="yellow"/>
            <w:rPrChange w:id="406" w:author="JESSICA DIAZ FERNANDEZ" w:date="2023-07-11T01:16:00Z">
              <w:rPr/>
            </w:rPrChange>
          </w:rPr>
          <w:t xml:space="preserve"> Enfatiza de nuevo las bondades de tu contribución: la automatización de esta plataforma DevOps.</w:t>
        </w:r>
      </w:ins>
    </w:p>
    <w:p w14:paraId="2DC4DB9B" w14:textId="16108432" w:rsidR="0017006A" w:rsidRPr="0017006A" w:rsidRDefault="0017006A" w:rsidP="006570B9">
      <w:pPr>
        <w:rPr>
          <w:ins w:id="407" w:author="JESSICA DIAZ FERNANDEZ" w:date="2023-07-11T01:13:00Z"/>
        </w:rPr>
      </w:pPr>
    </w:p>
    <w:p w14:paraId="53B65570" w14:textId="423A845C" w:rsidR="00D05272" w:rsidRDefault="00F53222" w:rsidP="006570B9">
      <w:pPr>
        <w:pStyle w:val="Ttulo3"/>
        <w:numPr>
          <w:ilvl w:val="1"/>
          <w:numId w:val="17"/>
        </w:numPr>
        <w:pPrChange w:id="408" w:author="Alfonso Díez Ramírez" w:date="2023-07-11T14:33:00Z">
          <w:pPr>
            <w:pStyle w:val="Ttulo3"/>
            <w:ind w:left="720"/>
          </w:pPr>
        </w:pPrChange>
      </w:pPr>
      <w:bookmarkStart w:id="409" w:name="_Toc140005146"/>
      <w:r>
        <w:t>Ampliación funcional</w:t>
      </w:r>
      <w:bookmarkEnd w:id="409"/>
    </w:p>
    <w:p w14:paraId="05A2E7B9" w14:textId="3A9D6148" w:rsidR="00EC6D51" w:rsidRPr="006570B9" w:rsidRDefault="00EC6D51" w:rsidP="006570B9">
      <w:pPr>
        <w:rPr>
          <w:b/>
          <w:bCs/>
        </w:rPr>
      </w:pPr>
      <w:r w:rsidRPr="006570B9">
        <w:rPr>
          <w:b/>
          <w:bCs/>
        </w:rPr>
        <w:t>Implementación de AIOPS en el análisis de logs</w:t>
      </w:r>
      <w:r w:rsidR="005277FC" w:rsidRPr="006570B9">
        <w:rPr>
          <w:b/>
          <w:bCs/>
        </w:rPr>
        <w:fldChar w:fldCharType="begin"/>
      </w:r>
      <w:r w:rsidR="005277FC" w:rsidRPr="006570B9">
        <w:rPr>
          <w:b/>
          <w:bCs/>
        </w:rPr>
        <w:instrText xml:space="preserve"> XE "logs:Los logs son registros o registros de eventos generados por sistemas informáticos, aplicaciones o dispositivos, que proporcionan información detallada sobre operaciones, errores, acciones y eventos relevantes para el monitoreo y solución de problemas." </w:instrText>
      </w:r>
      <w:r w:rsidR="005277FC" w:rsidRPr="006570B9">
        <w:rPr>
          <w:b/>
          <w:bCs/>
        </w:rPr>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 xml:space="preserve">a implementación de AIOPS (Inteligencia Artificial para Operaciones de IT) en un proyecto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w:t>
      </w:r>
      <w:proofErr w:type="spellStart"/>
      <w:r w:rsidRPr="00B51C3E">
        <w:t>framework</w:t>
      </w:r>
      <w:proofErr w:type="spellEnd"/>
      <w:r w:rsidR="00741751">
        <w:fldChar w:fldCharType="begin"/>
      </w:r>
      <w:r w:rsidR="00741751">
        <w:instrText xml:space="preserve"> XE "</w:instrText>
      </w:r>
      <w:r w:rsidR="00741751" w:rsidRPr="007F3C9A">
        <w:instrText>framework:Un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se potencia la capacidad de procesamiento y análisis de datos en un entorno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273FE260" w14:textId="4520954D" w:rsidR="00F53222" w:rsidRDefault="00F53222" w:rsidP="006570B9">
      <w:pPr>
        <w:pStyle w:val="Ttulo3"/>
        <w:numPr>
          <w:ilvl w:val="1"/>
          <w:numId w:val="17"/>
        </w:numPr>
        <w:pPrChange w:id="410" w:author="Alfonso Díez Ramírez" w:date="2023-07-11T14:33:00Z">
          <w:pPr>
            <w:pStyle w:val="Ttulo3"/>
            <w:ind w:left="720"/>
          </w:pPr>
        </w:pPrChange>
      </w:pPr>
      <w:bookmarkStart w:id="411" w:name="_Toc140005147"/>
      <w:r w:rsidRPr="00F53222">
        <w:t>Seguridad y privacidad</w:t>
      </w:r>
      <w:bookmarkEnd w:id="411"/>
    </w:p>
    <w:p w14:paraId="2E673062" w14:textId="4028B639" w:rsidR="00721A1D" w:rsidRPr="006570B9" w:rsidRDefault="00721A1D" w:rsidP="006570B9">
      <w:pPr>
        <w:rPr>
          <w:b/>
          <w:bCs/>
        </w:rPr>
      </w:pPr>
      <w:r w:rsidRPr="006570B9">
        <w:rPr>
          <w:b/>
          <w:bCs/>
        </w:rPr>
        <w:t xml:space="preserve">Implementación de certificados </w:t>
      </w:r>
      <w:proofErr w:type="spellStart"/>
      <w:r w:rsidRPr="006570B9">
        <w:rPr>
          <w:b/>
          <w:bCs/>
        </w:rPr>
        <w:t>validos</w:t>
      </w:r>
      <w:proofErr w:type="spellEnd"/>
      <w:r w:rsidRPr="006570B9">
        <w:rPr>
          <w:b/>
          <w:bCs/>
        </w:rPr>
        <w:t xml:space="preserve"> y confiables en todos los componentes</w:t>
      </w:r>
    </w:p>
    <w:p w14:paraId="355AE2BA" w14:textId="3158955F" w:rsidR="00F53222" w:rsidRDefault="005C45B9" w:rsidP="00F53222">
      <w:r w:rsidRPr="005C45B9">
        <w:t xml:space="preserve">Una posible línea de ampliación para mejorar la seguridad de los sistemas en nuestra arquitectura consiste en implementar certificados SSL/TLS válidos y confiables en todos los componentes que actualmente carecen de ellos o que utilizan certificados </w:t>
      </w:r>
      <w:proofErr w:type="spellStart"/>
      <w:r w:rsidRPr="005C45B9">
        <w:t>autofirmados</w:t>
      </w:r>
      <w:proofErr w:type="spellEnd"/>
      <w:r w:rsidRPr="005C45B9">
        <w:t>. Esta mejora garantizaría una comunicación segura y encriptada entre los diferentes elementos de la arquitectura, protegiendo los datos en tránsito y reduciendo el riesgo de ataques de</w:t>
      </w:r>
      <w:r>
        <w:t xml:space="preserve"> tipo</w:t>
      </w:r>
      <w:r w:rsidRPr="005C45B9">
        <w:t xml:space="preserve"> </w:t>
      </w:r>
      <w:r>
        <w:t xml:space="preserve">“Man in the </w:t>
      </w:r>
      <w:proofErr w:type="spellStart"/>
      <w:r>
        <w:t>middle</w:t>
      </w:r>
      <w:proofErr w:type="spellEnd"/>
      <w:r>
        <w:t>”</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 xml:space="preserve">Esto es algo que se debe haber contemplado sí o sí en el entorno productivo, por lo que adoptar esta mejora, hará que nuestro entorno de desarrollo y productivo sean más </w:t>
      </w:r>
      <w:r>
        <w:lastRenderedPageBreak/>
        <w:t>similares.</w:t>
      </w:r>
      <w:r w:rsidR="009E7870">
        <w:t xml:space="preserve"> Reduciendo los posibles errores, como hemos comentado durante este trabajo.</w:t>
      </w:r>
    </w:p>
    <w:p w14:paraId="59B0F2AD" w14:textId="78DF895A" w:rsidR="005C45B9" w:rsidRPr="00F53222" w:rsidRDefault="005C45B9" w:rsidP="00F53222">
      <w:r>
        <w:t xml:space="preserve">Para adoptar este enfoque desde un punto de vista </w:t>
      </w:r>
      <w:proofErr w:type="spellStart"/>
      <w:r>
        <w:t>opensource</w:t>
      </w:r>
      <w:proofErr w:type="spellEnd"/>
      <w:r w:rsidR="00741751">
        <w:t xml:space="preserve"> (Código abierto)</w:t>
      </w:r>
      <w:r>
        <w:t xml:space="preserve">, podemos apoyarnos en el </w:t>
      </w:r>
      <w:proofErr w:type="spellStart"/>
      <w:r>
        <w:t>certbot</w:t>
      </w:r>
      <w:proofErr w:type="spellEnd"/>
      <w:r>
        <w:t xml:space="preserve"> del proyecto </w:t>
      </w:r>
      <w:proofErr w:type="spellStart"/>
      <w:r>
        <w:t>Let’s</w:t>
      </w:r>
      <w:proofErr w:type="spellEnd"/>
      <w:r>
        <w:t xml:space="preserve"> </w:t>
      </w:r>
      <w:proofErr w:type="spellStart"/>
      <w:r>
        <w:t>Encrypt</w:t>
      </w:r>
      <w:proofErr w:type="spellEnd"/>
      <w:r>
        <w:t xml:space="preserve">. </w:t>
      </w:r>
      <w:proofErr w:type="spellStart"/>
      <w:r w:rsidRPr="005C45B9">
        <w:t>Certbot</w:t>
      </w:r>
      <w:proofErr w:type="spellEnd"/>
      <w:r w:rsidRPr="005C45B9">
        <w:t xml:space="preserve"> es una herramienta de software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w:t>
      </w:r>
      <w:proofErr w:type="spellStart"/>
      <w:r w:rsidRPr="005C45B9">
        <w:t>Certbot</w:t>
      </w:r>
      <w:proofErr w:type="spellEnd"/>
      <w:r w:rsidRPr="005C45B9">
        <w:t xml:space="preserve"> es desarrollado por la Electronic </w:t>
      </w:r>
      <w:proofErr w:type="spellStart"/>
      <w:r w:rsidRPr="005C45B9">
        <w:t>Frontier</w:t>
      </w:r>
      <w:proofErr w:type="spellEnd"/>
      <w:r w:rsidRPr="005C45B9">
        <w:t xml:space="preserve"> </w:t>
      </w:r>
      <w:proofErr w:type="spellStart"/>
      <w:r w:rsidRPr="005C45B9">
        <w:t>Foundation</w:t>
      </w:r>
      <w:proofErr w:type="spellEnd"/>
      <w:r w:rsidRPr="005C45B9">
        <w:t xml:space="preserve"> (EFF) y es parte del proyecto </w:t>
      </w:r>
      <w:proofErr w:type="spellStart"/>
      <w:r w:rsidRPr="005C45B9">
        <w:t>Let's</w:t>
      </w:r>
      <w:proofErr w:type="spellEnd"/>
      <w:r w:rsidRPr="005C45B9">
        <w:t xml:space="preserve"> </w:t>
      </w:r>
      <w:proofErr w:type="spellStart"/>
      <w:r w:rsidRPr="005C45B9">
        <w:t>Encrypt</w:t>
      </w:r>
      <w:proofErr w:type="spellEnd"/>
      <w:r w:rsidRPr="005C45B9">
        <w:t xml:space="preserve">,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412" w:name="_Toc140005148" w:displacedByCustomXml="next"/>
    <w:sdt>
      <w:sdtPr>
        <w:rPr>
          <w:rFonts w:asciiTheme="minorHAnsi" w:eastAsiaTheme="minorHAnsi" w:hAnsiTheme="minorHAnsi" w:cstheme="minorBidi"/>
          <w:color w:val="auto"/>
          <w:sz w:val="24"/>
          <w:szCs w:val="22"/>
        </w:rPr>
        <w:id w:val="-1285729066"/>
        <w:docPartObj>
          <w:docPartGallery w:val="Bibliographies"/>
          <w:docPartUnique/>
        </w:docPartObj>
      </w:sdtPr>
      <w:sdtContent>
        <w:p w14:paraId="3FDA74EA" w14:textId="26C908CC" w:rsidR="002A2F65" w:rsidRDefault="002A2F65" w:rsidP="00A7149F">
          <w:pPr>
            <w:pStyle w:val="Ttulo2"/>
            <w:numPr>
              <w:ilvl w:val="0"/>
              <w:numId w:val="17"/>
            </w:numPr>
            <w:pPrChange w:id="413" w:author="Alfonso Díez Ramírez" w:date="2023-07-11T13:46:00Z">
              <w:pPr>
                <w:pStyle w:val="Ttulo2"/>
                <w:numPr>
                  <w:numId w:val="37"/>
                </w:numPr>
                <w:ind w:left="720" w:hanging="360"/>
              </w:pPr>
            </w:pPrChange>
          </w:pPr>
          <w:r>
            <w:t>Bibliografía</w:t>
          </w:r>
          <w:bookmarkEnd w:id="412"/>
        </w:p>
        <w:sdt>
          <w:sdtPr>
            <w:id w:val="111145805"/>
            <w:bibliography/>
          </w:sdtPr>
          <w:sdtContent>
            <w:p w14:paraId="1D97C39E" w14:textId="77777777" w:rsidR="00765D72" w:rsidRDefault="002A2F65" w:rsidP="00765D72">
              <w:pPr>
                <w:pStyle w:val="Bibliografa"/>
                <w:rPr>
                  <w:noProof/>
                  <w:sz w:val="22"/>
                </w:rPr>
              </w:pPr>
              <w:r>
                <w:fldChar w:fldCharType="begin"/>
              </w:r>
              <w:r w:rsidRPr="00765D72">
                <w:rPr>
                  <w:rPrChange w:id="414" w:author="Alfonso Díez Ramírez" w:date="2023-07-12T04:12:00Z">
                    <w:rPr>
                      <w:lang w:val="en-GB"/>
                    </w:rPr>
                  </w:rPrChange>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7"/>
                <w:gridCol w:w="8157"/>
              </w:tblGrid>
              <w:tr w:rsidR="00765D72" w:rsidRPr="00765D72" w14:paraId="7B972449" w14:textId="77777777">
                <w:trPr>
                  <w:divId w:val="1213037129"/>
                  <w:tblCellSpacing w:w="15" w:type="dxa"/>
                </w:trPr>
                <w:tc>
                  <w:tcPr>
                    <w:tcW w:w="50" w:type="pct"/>
                    <w:hideMark/>
                  </w:tcPr>
                  <w:p w14:paraId="6B46315A" w14:textId="1C8B0DA9" w:rsidR="00765D72" w:rsidRDefault="00765D72">
                    <w:pPr>
                      <w:pStyle w:val="Bibliografa"/>
                      <w:rPr>
                        <w:noProof/>
                        <w:kern w:val="0"/>
                        <w:szCs w:val="24"/>
                        <w14:ligatures w14:val="none"/>
                      </w:rPr>
                    </w:pPr>
                    <w:r>
                      <w:rPr>
                        <w:noProof/>
                      </w:rPr>
                      <w:t xml:space="preserve">[1] </w:t>
                    </w:r>
                  </w:p>
                </w:tc>
                <w:tc>
                  <w:tcPr>
                    <w:tcW w:w="0" w:type="auto"/>
                    <w:hideMark/>
                  </w:tcPr>
                  <w:p w14:paraId="7EE03D28" w14:textId="77777777" w:rsidR="00765D72" w:rsidRPr="00765D72" w:rsidRDefault="00765D72">
                    <w:pPr>
                      <w:pStyle w:val="Bibliografa"/>
                      <w:rPr>
                        <w:noProof/>
                        <w:lang w:val="en-GB"/>
                        <w:rPrChange w:id="415" w:author="Alfonso Díez Ramírez" w:date="2023-07-12T04:12:00Z">
                          <w:rPr>
                            <w:noProof/>
                          </w:rPr>
                        </w:rPrChange>
                      </w:rPr>
                    </w:pPr>
                    <w:r w:rsidRPr="00765D72">
                      <w:rPr>
                        <w:noProof/>
                        <w:lang w:val="en-GB"/>
                        <w:rPrChange w:id="416" w:author="Alfonso Díez Ramírez" w:date="2023-07-12T04:12:00Z">
                          <w:rPr>
                            <w:noProof/>
                          </w:rPr>
                        </w:rPrChange>
                      </w:rPr>
                      <w:t xml:space="preserve">R. A. J. P. a. J. G. Jessica Díaz, «DevOps in practice: an exploratory case study,» vol. 1, 2018. </w:t>
                    </w:r>
                  </w:p>
                </w:tc>
              </w:tr>
              <w:tr w:rsidR="00765D72" w14:paraId="3DB2C2C8" w14:textId="77777777">
                <w:trPr>
                  <w:divId w:val="1213037129"/>
                  <w:tblCellSpacing w:w="15" w:type="dxa"/>
                </w:trPr>
                <w:tc>
                  <w:tcPr>
                    <w:tcW w:w="50" w:type="pct"/>
                    <w:hideMark/>
                  </w:tcPr>
                  <w:p w14:paraId="7057EEFD" w14:textId="77777777" w:rsidR="00765D72" w:rsidRDefault="00765D72">
                    <w:pPr>
                      <w:pStyle w:val="Bibliografa"/>
                      <w:rPr>
                        <w:noProof/>
                      </w:rPr>
                    </w:pPr>
                    <w:r>
                      <w:rPr>
                        <w:noProof/>
                      </w:rPr>
                      <w:t xml:space="preserve">[2] </w:t>
                    </w:r>
                  </w:p>
                </w:tc>
                <w:tc>
                  <w:tcPr>
                    <w:tcW w:w="0" w:type="auto"/>
                    <w:hideMark/>
                  </w:tcPr>
                  <w:p w14:paraId="78786475" w14:textId="77777777" w:rsidR="00765D72" w:rsidRDefault="00765D72">
                    <w:pPr>
                      <w:pStyle w:val="Bibliografa"/>
                      <w:rPr>
                        <w:noProof/>
                      </w:rPr>
                    </w:pPr>
                    <w:r w:rsidRPr="00765D72">
                      <w:rPr>
                        <w:noProof/>
                        <w:lang w:val="en-GB"/>
                        <w:rPrChange w:id="417" w:author="Alfonso Díez Ramírez" w:date="2023-07-12T04:12:00Z">
                          <w:rPr>
                            <w:noProof/>
                          </w:rPr>
                        </w:rPrChange>
                      </w:rPr>
                      <w:t xml:space="preserve">L. S. Vailshery, «Statista.com,» 28 Abril 2023. </w:t>
                    </w:r>
                    <w:r>
                      <w:rPr>
                        <w:noProof/>
                      </w:rPr>
                      <w:t>[En línea]. Available: https://www.statista.com/topics/9369/devops/#topicOverview.</w:t>
                    </w:r>
                  </w:p>
                </w:tc>
              </w:tr>
              <w:tr w:rsidR="00765D72" w14:paraId="2569F6DF" w14:textId="77777777">
                <w:trPr>
                  <w:divId w:val="1213037129"/>
                  <w:tblCellSpacing w:w="15" w:type="dxa"/>
                </w:trPr>
                <w:tc>
                  <w:tcPr>
                    <w:tcW w:w="50" w:type="pct"/>
                    <w:hideMark/>
                  </w:tcPr>
                  <w:p w14:paraId="0DE74A40" w14:textId="77777777" w:rsidR="00765D72" w:rsidRDefault="00765D72">
                    <w:pPr>
                      <w:pStyle w:val="Bibliografa"/>
                      <w:rPr>
                        <w:noProof/>
                      </w:rPr>
                    </w:pPr>
                    <w:r>
                      <w:rPr>
                        <w:noProof/>
                      </w:rPr>
                      <w:t xml:space="preserve">[3] </w:t>
                    </w:r>
                  </w:p>
                </w:tc>
                <w:tc>
                  <w:tcPr>
                    <w:tcW w:w="0" w:type="auto"/>
                    <w:hideMark/>
                  </w:tcPr>
                  <w:p w14:paraId="7D1839AF" w14:textId="77777777" w:rsidR="00765D72" w:rsidRDefault="00765D72">
                    <w:pPr>
                      <w:pStyle w:val="Bibliografa"/>
                      <w:rPr>
                        <w:noProof/>
                      </w:rPr>
                    </w:pPr>
                    <w:r w:rsidRPr="00765D72">
                      <w:rPr>
                        <w:noProof/>
                        <w:lang w:val="en-GB"/>
                        <w:rPrChange w:id="418" w:author="Alfonso Díez Ramírez" w:date="2023-07-12T04:12:00Z">
                          <w:rPr>
                            <w:noProof/>
                          </w:rPr>
                        </w:rPrChange>
                      </w:rPr>
                      <w:t xml:space="preserve">L. S. Vailshery, «Statista.com,» 28 Abril 2023. </w:t>
                    </w:r>
                    <w:r>
                      <w:rPr>
                        <w:noProof/>
                      </w:rPr>
                      <w:t>[En línea]. Available: https://www.statista.com/topics/2637/internet-of-things/#topicOverview.</w:t>
                    </w:r>
                  </w:p>
                </w:tc>
              </w:tr>
              <w:tr w:rsidR="00765D72" w:rsidRPr="00765D72" w14:paraId="48479D6D" w14:textId="77777777">
                <w:trPr>
                  <w:divId w:val="1213037129"/>
                  <w:tblCellSpacing w:w="15" w:type="dxa"/>
                </w:trPr>
                <w:tc>
                  <w:tcPr>
                    <w:tcW w:w="50" w:type="pct"/>
                    <w:hideMark/>
                  </w:tcPr>
                  <w:p w14:paraId="6D308C12" w14:textId="77777777" w:rsidR="00765D72" w:rsidRDefault="00765D72">
                    <w:pPr>
                      <w:pStyle w:val="Bibliografa"/>
                      <w:rPr>
                        <w:noProof/>
                      </w:rPr>
                    </w:pPr>
                    <w:r>
                      <w:rPr>
                        <w:noProof/>
                      </w:rPr>
                      <w:t xml:space="preserve">[4] </w:t>
                    </w:r>
                  </w:p>
                </w:tc>
                <w:tc>
                  <w:tcPr>
                    <w:tcW w:w="0" w:type="auto"/>
                    <w:hideMark/>
                  </w:tcPr>
                  <w:p w14:paraId="7A7A7E2E" w14:textId="77777777" w:rsidR="00765D72" w:rsidRPr="00765D72" w:rsidRDefault="00765D72">
                    <w:pPr>
                      <w:pStyle w:val="Bibliografa"/>
                      <w:rPr>
                        <w:noProof/>
                        <w:lang w:val="en-GB"/>
                        <w:rPrChange w:id="419" w:author="Alfonso Díez Ramírez" w:date="2023-07-12T04:12:00Z">
                          <w:rPr>
                            <w:noProof/>
                          </w:rPr>
                        </w:rPrChange>
                      </w:rPr>
                    </w:pPr>
                    <w:r w:rsidRPr="00765D72">
                      <w:rPr>
                        <w:noProof/>
                        <w:lang w:val="en-GB"/>
                        <w:rPrChange w:id="420" w:author="Alfonso Díez Ramírez" w:date="2023-07-12T04:12:00Z">
                          <w:rPr>
                            <w:noProof/>
                          </w:rPr>
                        </w:rPrChange>
                      </w:rPr>
                      <w:t xml:space="preserve">J. &amp;. F. D. Humble, Continuous Delivery: Reliable Software Releases through Build, Test, and Deployment Automation, Addison-Wesley Professional, 2010. </w:t>
                    </w:r>
                  </w:p>
                </w:tc>
              </w:tr>
              <w:tr w:rsidR="00765D72" w:rsidRPr="00765D72" w14:paraId="309667B7" w14:textId="77777777">
                <w:trPr>
                  <w:divId w:val="1213037129"/>
                  <w:tblCellSpacing w:w="15" w:type="dxa"/>
                </w:trPr>
                <w:tc>
                  <w:tcPr>
                    <w:tcW w:w="50" w:type="pct"/>
                    <w:hideMark/>
                  </w:tcPr>
                  <w:p w14:paraId="7E6F3C08" w14:textId="77777777" w:rsidR="00765D72" w:rsidRDefault="00765D72">
                    <w:pPr>
                      <w:pStyle w:val="Bibliografa"/>
                      <w:rPr>
                        <w:noProof/>
                      </w:rPr>
                    </w:pPr>
                    <w:r>
                      <w:rPr>
                        <w:noProof/>
                      </w:rPr>
                      <w:t xml:space="preserve">[5] </w:t>
                    </w:r>
                  </w:p>
                </w:tc>
                <w:tc>
                  <w:tcPr>
                    <w:tcW w:w="0" w:type="auto"/>
                    <w:hideMark/>
                  </w:tcPr>
                  <w:p w14:paraId="0C5EEC28" w14:textId="77777777" w:rsidR="00765D72" w:rsidRPr="00765D72" w:rsidRDefault="00765D72">
                    <w:pPr>
                      <w:pStyle w:val="Bibliografa"/>
                      <w:rPr>
                        <w:noProof/>
                        <w:lang w:val="en-GB"/>
                        <w:rPrChange w:id="421" w:author="Alfonso Díez Ramírez" w:date="2023-07-12T04:12:00Z">
                          <w:rPr>
                            <w:noProof/>
                          </w:rPr>
                        </w:rPrChange>
                      </w:rPr>
                    </w:pPr>
                    <w:r w:rsidRPr="00765D72">
                      <w:rPr>
                        <w:noProof/>
                        <w:lang w:val="en-GB"/>
                        <w:rPrChange w:id="422" w:author="Alfonso Díez Ramírez" w:date="2023-07-12T04:12:00Z">
                          <w:rPr>
                            <w:noProof/>
                          </w:rPr>
                        </w:rPrChange>
                      </w:rPr>
                      <w:t xml:space="preserve">L. K. P. O. M. Lwakatare, «Relationship of DevOps to Agile, Lean and Continu-ous Deployment.,» 2016. </w:t>
                    </w:r>
                  </w:p>
                </w:tc>
              </w:tr>
              <w:tr w:rsidR="00765D72" w:rsidRPr="00765D72" w14:paraId="7DAAA09A" w14:textId="77777777">
                <w:trPr>
                  <w:divId w:val="1213037129"/>
                  <w:tblCellSpacing w:w="15" w:type="dxa"/>
                </w:trPr>
                <w:tc>
                  <w:tcPr>
                    <w:tcW w:w="50" w:type="pct"/>
                    <w:hideMark/>
                  </w:tcPr>
                  <w:p w14:paraId="15159F44" w14:textId="77777777" w:rsidR="00765D72" w:rsidRDefault="00765D72">
                    <w:pPr>
                      <w:pStyle w:val="Bibliografa"/>
                      <w:rPr>
                        <w:noProof/>
                      </w:rPr>
                    </w:pPr>
                    <w:r>
                      <w:rPr>
                        <w:noProof/>
                      </w:rPr>
                      <w:t xml:space="preserve">[6] </w:t>
                    </w:r>
                  </w:p>
                </w:tc>
                <w:tc>
                  <w:tcPr>
                    <w:tcW w:w="0" w:type="auto"/>
                    <w:hideMark/>
                  </w:tcPr>
                  <w:p w14:paraId="798BA7A0" w14:textId="77777777" w:rsidR="00765D72" w:rsidRPr="00765D72" w:rsidRDefault="00765D72">
                    <w:pPr>
                      <w:pStyle w:val="Bibliografa"/>
                      <w:rPr>
                        <w:noProof/>
                        <w:lang w:val="en-GB"/>
                        <w:rPrChange w:id="423" w:author="Alfonso Díez Ramírez" w:date="2023-07-12T04:12:00Z">
                          <w:rPr>
                            <w:noProof/>
                          </w:rPr>
                        </w:rPrChange>
                      </w:rPr>
                    </w:pPr>
                    <w:r w:rsidRPr="00765D72">
                      <w:rPr>
                        <w:noProof/>
                        <w:lang w:val="en-GB"/>
                        <w:rPrChange w:id="424" w:author="Alfonso Díez Ramírez" w:date="2023-07-12T04:12:00Z">
                          <w:rPr>
                            <w:noProof/>
                          </w:rPr>
                        </w:rPrChange>
                      </w:rPr>
                      <w:t xml:space="preserve">A. H.-L. E. C. a. A. L. A. Miranskyy, «Operational-Log Analysis for Big Data Systems: Challenges and Solutions,» vol. 33, 2016. </w:t>
                    </w:r>
                  </w:p>
                </w:tc>
              </w:tr>
              <w:tr w:rsidR="00765D72" w14:paraId="00233957" w14:textId="77777777">
                <w:trPr>
                  <w:divId w:val="1213037129"/>
                  <w:tblCellSpacing w:w="15" w:type="dxa"/>
                </w:trPr>
                <w:tc>
                  <w:tcPr>
                    <w:tcW w:w="50" w:type="pct"/>
                    <w:hideMark/>
                  </w:tcPr>
                  <w:p w14:paraId="15E04157" w14:textId="77777777" w:rsidR="00765D72" w:rsidRDefault="00765D72">
                    <w:pPr>
                      <w:pStyle w:val="Bibliografa"/>
                      <w:rPr>
                        <w:noProof/>
                      </w:rPr>
                    </w:pPr>
                    <w:r>
                      <w:rPr>
                        <w:noProof/>
                      </w:rPr>
                      <w:t xml:space="preserve">[7] </w:t>
                    </w:r>
                  </w:p>
                </w:tc>
                <w:tc>
                  <w:tcPr>
                    <w:tcW w:w="0" w:type="auto"/>
                    <w:hideMark/>
                  </w:tcPr>
                  <w:p w14:paraId="573750CA" w14:textId="77777777" w:rsidR="00765D72" w:rsidRDefault="00765D72">
                    <w:pPr>
                      <w:pStyle w:val="Bibliografa"/>
                      <w:rPr>
                        <w:noProof/>
                      </w:rPr>
                    </w:pPr>
                    <w:r>
                      <w:rPr>
                        <w:noProof/>
                      </w:rPr>
                      <w:t xml:space="preserve">J. Palat, «Introducing vagrant,» 2012. </w:t>
                    </w:r>
                  </w:p>
                </w:tc>
              </w:tr>
              <w:tr w:rsidR="00765D72" w:rsidRPr="00765D72" w14:paraId="28FB097A" w14:textId="77777777">
                <w:trPr>
                  <w:divId w:val="1213037129"/>
                  <w:tblCellSpacing w:w="15" w:type="dxa"/>
                </w:trPr>
                <w:tc>
                  <w:tcPr>
                    <w:tcW w:w="50" w:type="pct"/>
                    <w:hideMark/>
                  </w:tcPr>
                  <w:p w14:paraId="625B7DEB" w14:textId="77777777" w:rsidR="00765D72" w:rsidRDefault="00765D72">
                    <w:pPr>
                      <w:pStyle w:val="Bibliografa"/>
                      <w:rPr>
                        <w:noProof/>
                      </w:rPr>
                    </w:pPr>
                    <w:r>
                      <w:rPr>
                        <w:noProof/>
                      </w:rPr>
                      <w:t xml:space="preserve">[8] </w:t>
                    </w:r>
                  </w:p>
                </w:tc>
                <w:tc>
                  <w:tcPr>
                    <w:tcW w:w="0" w:type="auto"/>
                    <w:hideMark/>
                  </w:tcPr>
                  <w:p w14:paraId="6AFA8CDE" w14:textId="77777777" w:rsidR="00765D72" w:rsidRPr="00765D72" w:rsidRDefault="00765D72">
                    <w:pPr>
                      <w:pStyle w:val="Bibliografa"/>
                      <w:rPr>
                        <w:noProof/>
                        <w:lang w:val="en-GB"/>
                        <w:rPrChange w:id="425" w:author="Alfonso Díez Ramírez" w:date="2023-07-12T04:12:00Z">
                          <w:rPr>
                            <w:noProof/>
                          </w:rPr>
                        </w:rPrChange>
                      </w:rPr>
                    </w:pPr>
                    <w:r>
                      <w:rPr>
                        <w:noProof/>
                      </w:rPr>
                      <w:t xml:space="preserve">jenkins, «plugins.jenkins.io,» [En línea]. </w:t>
                    </w:r>
                    <w:r w:rsidRPr="00765D72">
                      <w:rPr>
                        <w:noProof/>
                        <w:lang w:val="en-GB"/>
                        <w:rPrChange w:id="426" w:author="Alfonso Díez Ramírez" w:date="2023-07-12T04:12:00Z">
                          <w:rPr>
                            <w:noProof/>
                          </w:rPr>
                        </w:rPrChange>
                      </w:rPr>
                      <w:t>Available: https://plugins.jenkins.io/.</w:t>
                    </w:r>
                  </w:p>
                </w:tc>
              </w:tr>
              <w:tr w:rsidR="00765D72" w:rsidRPr="00765D72" w14:paraId="09B1DA7D" w14:textId="77777777">
                <w:trPr>
                  <w:divId w:val="1213037129"/>
                  <w:tblCellSpacing w:w="15" w:type="dxa"/>
                </w:trPr>
                <w:tc>
                  <w:tcPr>
                    <w:tcW w:w="50" w:type="pct"/>
                    <w:hideMark/>
                  </w:tcPr>
                  <w:p w14:paraId="41A7454B" w14:textId="77777777" w:rsidR="00765D72" w:rsidRDefault="00765D72">
                    <w:pPr>
                      <w:pStyle w:val="Bibliografa"/>
                      <w:rPr>
                        <w:noProof/>
                      </w:rPr>
                    </w:pPr>
                    <w:r>
                      <w:rPr>
                        <w:noProof/>
                      </w:rPr>
                      <w:t xml:space="preserve">[9] </w:t>
                    </w:r>
                  </w:p>
                </w:tc>
                <w:tc>
                  <w:tcPr>
                    <w:tcW w:w="0" w:type="auto"/>
                    <w:hideMark/>
                  </w:tcPr>
                  <w:p w14:paraId="491A1C05" w14:textId="77777777" w:rsidR="00765D72" w:rsidRPr="00765D72" w:rsidRDefault="00765D72">
                    <w:pPr>
                      <w:pStyle w:val="Bibliografa"/>
                      <w:rPr>
                        <w:noProof/>
                        <w:lang w:val="en-GB"/>
                        <w:rPrChange w:id="427" w:author="Alfonso Díez Ramírez" w:date="2023-07-12T04:12:00Z">
                          <w:rPr>
                            <w:noProof/>
                          </w:rPr>
                        </w:rPrChange>
                      </w:rPr>
                    </w:pPr>
                    <w:r w:rsidRPr="00765D72">
                      <w:rPr>
                        <w:noProof/>
                        <w:lang w:val="en-GB"/>
                        <w:rPrChange w:id="428" w:author="Alfonso Díez Ramírez" w:date="2023-07-12T04:12:00Z">
                          <w:rPr>
                            <w:noProof/>
                          </w:rPr>
                        </w:rPrChange>
                      </w:rPr>
                      <w:t xml:space="preserve">J. F. Smart, Jenkins: The Definitive Guide, O'Reilly, 2011. </w:t>
                    </w:r>
                  </w:p>
                </w:tc>
              </w:tr>
              <w:tr w:rsidR="00765D72" w:rsidRPr="00765D72" w14:paraId="47687040" w14:textId="77777777">
                <w:trPr>
                  <w:divId w:val="1213037129"/>
                  <w:tblCellSpacing w:w="15" w:type="dxa"/>
                </w:trPr>
                <w:tc>
                  <w:tcPr>
                    <w:tcW w:w="50" w:type="pct"/>
                    <w:hideMark/>
                  </w:tcPr>
                  <w:p w14:paraId="0717ABC1" w14:textId="77777777" w:rsidR="00765D72" w:rsidRDefault="00765D72">
                    <w:pPr>
                      <w:pStyle w:val="Bibliografa"/>
                      <w:rPr>
                        <w:noProof/>
                      </w:rPr>
                    </w:pPr>
                    <w:r>
                      <w:rPr>
                        <w:noProof/>
                      </w:rPr>
                      <w:t xml:space="preserve">[10] </w:t>
                    </w:r>
                  </w:p>
                </w:tc>
                <w:tc>
                  <w:tcPr>
                    <w:tcW w:w="0" w:type="auto"/>
                    <w:hideMark/>
                  </w:tcPr>
                  <w:p w14:paraId="3224C363" w14:textId="77777777" w:rsidR="00765D72" w:rsidRPr="00765D72" w:rsidRDefault="00765D72">
                    <w:pPr>
                      <w:pStyle w:val="Bibliografa"/>
                      <w:rPr>
                        <w:noProof/>
                        <w:lang w:val="en-GB"/>
                        <w:rPrChange w:id="429" w:author="Alfonso Díez Ramírez" w:date="2023-07-12T04:12:00Z">
                          <w:rPr>
                            <w:noProof/>
                          </w:rPr>
                        </w:rPrChange>
                      </w:rPr>
                    </w:pPr>
                    <w:r w:rsidRPr="00765D72">
                      <w:rPr>
                        <w:noProof/>
                        <w:lang w:val="en-GB"/>
                        <w:rPrChange w:id="430" w:author="Alfonso Díez Ramírez" w:date="2023-07-12T04:12:00Z">
                          <w:rPr>
                            <w:noProof/>
                          </w:rPr>
                        </w:rPrChange>
                      </w:rPr>
                      <w:t xml:space="preserve">G. D. P. W. a. J. H. E. Kim, The DevOps Handbook: How to Create World-Class Agility, Reliability, and Security in Technology Organizations, 2016. </w:t>
                    </w:r>
                  </w:p>
                </w:tc>
              </w:tr>
              <w:tr w:rsidR="00765D72" w:rsidRPr="00765D72" w14:paraId="47988097" w14:textId="77777777">
                <w:trPr>
                  <w:divId w:val="1213037129"/>
                  <w:tblCellSpacing w:w="15" w:type="dxa"/>
                </w:trPr>
                <w:tc>
                  <w:tcPr>
                    <w:tcW w:w="50" w:type="pct"/>
                    <w:hideMark/>
                  </w:tcPr>
                  <w:p w14:paraId="0CA72570" w14:textId="77777777" w:rsidR="00765D72" w:rsidRDefault="00765D72">
                    <w:pPr>
                      <w:pStyle w:val="Bibliografa"/>
                      <w:rPr>
                        <w:noProof/>
                      </w:rPr>
                    </w:pPr>
                    <w:r>
                      <w:rPr>
                        <w:noProof/>
                      </w:rPr>
                      <w:t xml:space="preserve">[11] </w:t>
                    </w:r>
                  </w:p>
                </w:tc>
                <w:tc>
                  <w:tcPr>
                    <w:tcW w:w="0" w:type="auto"/>
                    <w:hideMark/>
                  </w:tcPr>
                  <w:p w14:paraId="0353F988" w14:textId="77777777" w:rsidR="00765D72" w:rsidRPr="00765D72" w:rsidRDefault="00765D72">
                    <w:pPr>
                      <w:pStyle w:val="Bibliografa"/>
                      <w:rPr>
                        <w:noProof/>
                        <w:lang w:val="en-GB"/>
                        <w:rPrChange w:id="431" w:author="Alfonso Díez Ramírez" w:date="2023-07-12T04:12:00Z">
                          <w:rPr>
                            <w:noProof/>
                          </w:rPr>
                        </w:rPrChange>
                      </w:rPr>
                    </w:pPr>
                    <w:r w:rsidRPr="00765D72">
                      <w:rPr>
                        <w:noProof/>
                        <w:lang w:val="en-GB"/>
                        <w:rPrChange w:id="432" w:author="Alfonso Díez Ramírez" w:date="2023-07-12T04:12:00Z">
                          <w:rPr>
                            <w:noProof/>
                          </w:rPr>
                        </w:rPrChange>
                      </w:rPr>
                      <w:t xml:space="preserve">L. I. A. &amp;. M. G. Atzori, «The internet of things: A survey,» </w:t>
                    </w:r>
                    <w:r w:rsidRPr="00765D72">
                      <w:rPr>
                        <w:i/>
                        <w:iCs/>
                        <w:noProof/>
                        <w:lang w:val="en-GB"/>
                        <w:rPrChange w:id="433" w:author="Alfonso Díez Ramírez" w:date="2023-07-12T04:12:00Z">
                          <w:rPr>
                            <w:i/>
                            <w:iCs/>
                            <w:noProof/>
                          </w:rPr>
                        </w:rPrChange>
                      </w:rPr>
                      <w:t xml:space="preserve">Computer networks, </w:t>
                    </w:r>
                    <w:r w:rsidRPr="00765D72">
                      <w:rPr>
                        <w:noProof/>
                        <w:lang w:val="en-GB"/>
                        <w:rPrChange w:id="434" w:author="Alfonso Díez Ramírez" w:date="2023-07-12T04:12:00Z">
                          <w:rPr>
                            <w:noProof/>
                          </w:rPr>
                        </w:rPrChange>
                      </w:rPr>
                      <w:t xml:space="preserve">vol. 54, pp. 2787-2805, 2010. </w:t>
                    </w:r>
                  </w:p>
                </w:tc>
              </w:tr>
              <w:tr w:rsidR="00765D72" w:rsidRPr="00765D72" w14:paraId="0FA21C2C" w14:textId="77777777">
                <w:trPr>
                  <w:divId w:val="1213037129"/>
                  <w:tblCellSpacing w:w="15" w:type="dxa"/>
                </w:trPr>
                <w:tc>
                  <w:tcPr>
                    <w:tcW w:w="50" w:type="pct"/>
                    <w:hideMark/>
                  </w:tcPr>
                  <w:p w14:paraId="408A04D0" w14:textId="77777777" w:rsidR="00765D72" w:rsidRDefault="00765D72">
                    <w:pPr>
                      <w:pStyle w:val="Bibliografa"/>
                      <w:rPr>
                        <w:noProof/>
                      </w:rPr>
                    </w:pPr>
                    <w:r>
                      <w:rPr>
                        <w:noProof/>
                      </w:rPr>
                      <w:t xml:space="preserve">[12] </w:t>
                    </w:r>
                  </w:p>
                </w:tc>
                <w:tc>
                  <w:tcPr>
                    <w:tcW w:w="0" w:type="auto"/>
                    <w:hideMark/>
                  </w:tcPr>
                  <w:p w14:paraId="09E775E2" w14:textId="77777777" w:rsidR="00765D72" w:rsidRPr="00765D72" w:rsidRDefault="00765D72">
                    <w:pPr>
                      <w:pStyle w:val="Bibliografa"/>
                      <w:rPr>
                        <w:noProof/>
                        <w:lang w:val="en-GB"/>
                        <w:rPrChange w:id="435" w:author="Alfonso Díez Ramírez" w:date="2023-07-12T04:12:00Z">
                          <w:rPr>
                            <w:noProof/>
                          </w:rPr>
                        </w:rPrChange>
                      </w:rPr>
                    </w:pPr>
                    <w:r w:rsidRPr="00765D72">
                      <w:rPr>
                        <w:noProof/>
                        <w:lang w:val="en-GB"/>
                        <w:rPrChange w:id="436" w:author="Alfonso Díez Ramírez" w:date="2023-07-12T04:12:00Z">
                          <w:rPr>
                            <w:noProof/>
                          </w:rPr>
                        </w:rPrChange>
                      </w:rPr>
                      <w:t xml:space="preserve">J. B. R. M. S. &amp;. P. M. Gubbi, «Internet of Things (IoT): A vision, architectural elements, and future directions,» </w:t>
                    </w:r>
                    <w:r w:rsidRPr="00765D72">
                      <w:rPr>
                        <w:i/>
                        <w:iCs/>
                        <w:noProof/>
                        <w:lang w:val="en-GB"/>
                        <w:rPrChange w:id="437" w:author="Alfonso Díez Ramírez" w:date="2023-07-12T04:12:00Z">
                          <w:rPr>
                            <w:i/>
                            <w:iCs/>
                            <w:noProof/>
                          </w:rPr>
                        </w:rPrChange>
                      </w:rPr>
                      <w:t xml:space="preserve">Future generation computer systems, </w:t>
                    </w:r>
                    <w:r w:rsidRPr="00765D72">
                      <w:rPr>
                        <w:noProof/>
                        <w:lang w:val="en-GB"/>
                        <w:rPrChange w:id="438" w:author="Alfonso Díez Ramírez" w:date="2023-07-12T04:12:00Z">
                          <w:rPr>
                            <w:noProof/>
                          </w:rPr>
                        </w:rPrChange>
                      </w:rPr>
                      <w:t xml:space="preserve">vol. 29, pp. 1645-1660, 2013. </w:t>
                    </w:r>
                  </w:p>
                </w:tc>
              </w:tr>
              <w:tr w:rsidR="00765D72" w14:paraId="28FF5272" w14:textId="77777777">
                <w:trPr>
                  <w:divId w:val="1213037129"/>
                  <w:tblCellSpacing w:w="15" w:type="dxa"/>
                </w:trPr>
                <w:tc>
                  <w:tcPr>
                    <w:tcW w:w="50" w:type="pct"/>
                    <w:hideMark/>
                  </w:tcPr>
                  <w:p w14:paraId="591F78E2" w14:textId="77777777" w:rsidR="00765D72" w:rsidRDefault="00765D72">
                    <w:pPr>
                      <w:pStyle w:val="Bibliografa"/>
                      <w:rPr>
                        <w:noProof/>
                      </w:rPr>
                    </w:pPr>
                    <w:r>
                      <w:rPr>
                        <w:noProof/>
                      </w:rPr>
                      <w:t xml:space="preserve">[13] </w:t>
                    </w:r>
                  </w:p>
                </w:tc>
                <w:tc>
                  <w:tcPr>
                    <w:tcW w:w="0" w:type="auto"/>
                    <w:hideMark/>
                  </w:tcPr>
                  <w:p w14:paraId="276D5915" w14:textId="77777777" w:rsidR="00765D72" w:rsidRDefault="00765D72">
                    <w:pPr>
                      <w:pStyle w:val="Bibliografa"/>
                      <w:rPr>
                        <w:noProof/>
                      </w:rPr>
                    </w:pPr>
                    <w:r>
                      <w:rPr>
                        <w:noProof/>
                      </w:rPr>
                      <w:t xml:space="preserve">Emnify, «Emnify.com,» 10 Enero 2023. [En línea]. </w:t>
                    </w:r>
                    <w:r w:rsidRPr="00765D72">
                      <w:rPr>
                        <w:noProof/>
                        <w:lang w:val="en-GB"/>
                        <w:rPrChange w:id="439" w:author="Alfonso Díez Ramírez" w:date="2023-07-12T04:12:00Z">
                          <w:rPr>
                            <w:noProof/>
                          </w:rPr>
                        </w:rPrChange>
                      </w:rPr>
                      <w:t xml:space="preserve">Available: https://www.emnify.com/blog/iot-challenges-2023. </w:t>
                    </w:r>
                    <w:r>
                      <w:rPr>
                        <w:noProof/>
                      </w:rPr>
                      <w:t>[Último acceso: 03 Junio 2023].</w:t>
                    </w:r>
                  </w:p>
                </w:tc>
              </w:tr>
              <w:tr w:rsidR="00765D72" w:rsidRPr="00765D72" w14:paraId="03032C79" w14:textId="77777777">
                <w:trPr>
                  <w:divId w:val="1213037129"/>
                  <w:tblCellSpacing w:w="15" w:type="dxa"/>
                </w:trPr>
                <w:tc>
                  <w:tcPr>
                    <w:tcW w:w="50" w:type="pct"/>
                    <w:hideMark/>
                  </w:tcPr>
                  <w:p w14:paraId="660AB4C1" w14:textId="77777777" w:rsidR="00765D72" w:rsidRDefault="00765D72">
                    <w:pPr>
                      <w:pStyle w:val="Bibliografa"/>
                      <w:rPr>
                        <w:noProof/>
                      </w:rPr>
                    </w:pPr>
                    <w:r>
                      <w:rPr>
                        <w:noProof/>
                      </w:rPr>
                      <w:t xml:space="preserve">[14] </w:t>
                    </w:r>
                  </w:p>
                </w:tc>
                <w:tc>
                  <w:tcPr>
                    <w:tcW w:w="0" w:type="auto"/>
                    <w:hideMark/>
                  </w:tcPr>
                  <w:p w14:paraId="43C54C0B" w14:textId="77777777" w:rsidR="00765D72" w:rsidRPr="00765D72" w:rsidRDefault="00765D72">
                    <w:pPr>
                      <w:pStyle w:val="Bibliografa"/>
                      <w:rPr>
                        <w:noProof/>
                        <w:lang w:val="en-GB"/>
                        <w:rPrChange w:id="440" w:author="Alfonso Díez Ramírez" w:date="2023-07-12T04:12:00Z">
                          <w:rPr>
                            <w:noProof/>
                          </w:rPr>
                        </w:rPrChange>
                      </w:rPr>
                    </w:pPr>
                    <w:r w:rsidRPr="00765D72">
                      <w:rPr>
                        <w:noProof/>
                        <w:lang w:val="en-GB"/>
                        <w:rPrChange w:id="441" w:author="Alfonso Díez Ramírez" w:date="2023-07-12T04:12:00Z">
                          <w:rPr>
                            <w:noProof/>
                          </w:rPr>
                        </w:rPrChange>
                      </w:rPr>
                      <w:t xml:space="preserve">I. K. A. A. A. a. E. -N. H. M. Aazam, «Cloud of Things: Integrating Internet of Things and cloud computing and the issues involved,» de </w:t>
                    </w:r>
                    <w:r w:rsidRPr="00765D72">
                      <w:rPr>
                        <w:i/>
                        <w:iCs/>
                        <w:noProof/>
                        <w:lang w:val="en-GB"/>
                        <w:rPrChange w:id="442" w:author="Alfonso Díez Ramírez" w:date="2023-07-12T04:12:00Z">
                          <w:rPr>
                            <w:i/>
                            <w:iCs/>
                            <w:noProof/>
                          </w:rPr>
                        </w:rPrChange>
                      </w:rPr>
                      <w:t>Proceedings of 2014 11th International Bhurban Conference on Applied Sciences &amp; Technology (IBCAST)</w:t>
                    </w:r>
                    <w:r w:rsidRPr="00765D72">
                      <w:rPr>
                        <w:noProof/>
                        <w:lang w:val="en-GB"/>
                        <w:rPrChange w:id="443" w:author="Alfonso Díez Ramírez" w:date="2023-07-12T04:12:00Z">
                          <w:rPr>
                            <w:noProof/>
                          </w:rPr>
                        </w:rPrChange>
                      </w:rPr>
                      <w:t xml:space="preserve">, Islamabad, Pakistan, 2014. </w:t>
                    </w:r>
                  </w:p>
                </w:tc>
              </w:tr>
              <w:tr w:rsidR="00765D72" w:rsidRPr="00765D72" w14:paraId="288B9ACC" w14:textId="77777777">
                <w:trPr>
                  <w:divId w:val="1213037129"/>
                  <w:tblCellSpacing w:w="15" w:type="dxa"/>
                </w:trPr>
                <w:tc>
                  <w:tcPr>
                    <w:tcW w:w="50" w:type="pct"/>
                    <w:hideMark/>
                  </w:tcPr>
                  <w:p w14:paraId="2BCDD5B5" w14:textId="77777777" w:rsidR="00765D72" w:rsidRDefault="00765D72">
                    <w:pPr>
                      <w:pStyle w:val="Bibliografa"/>
                      <w:rPr>
                        <w:noProof/>
                      </w:rPr>
                    </w:pPr>
                    <w:r>
                      <w:rPr>
                        <w:noProof/>
                      </w:rPr>
                      <w:t xml:space="preserve">[15] </w:t>
                    </w:r>
                  </w:p>
                </w:tc>
                <w:tc>
                  <w:tcPr>
                    <w:tcW w:w="0" w:type="auto"/>
                    <w:hideMark/>
                  </w:tcPr>
                  <w:p w14:paraId="128C39A1" w14:textId="77777777" w:rsidR="00765D72" w:rsidRPr="00765D72" w:rsidRDefault="00765D72">
                    <w:pPr>
                      <w:pStyle w:val="Bibliografa"/>
                      <w:rPr>
                        <w:noProof/>
                        <w:lang w:val="en-GB"/>
                        <w:rPrChange w:id="444" w:author="Alfonso Díez Ramírez" w:date="2023-07-12T04:12:00Z">
                          <w:rPr>
                            <w:noProof/>
                          </w:rPr>
                        </w:rPrChange>
                      </w:rPr>
                    </w:pPr>
                    <w:r w:rsidRPr="00765D72">
                      <w:rPr>
                        <w:noProof/>
                        <w:lang w:val="en-GB"/>
                        <w:rPrChange w:id="445" w:author="Alfonso Díez Ramírez" w:date="2023-07-12T04:12:00Z">
                          <w:rPr>
                            <w:noProof/>
                          </w:rPr>
                        </w:rPrChange>
                      </w:rPr>
                      <w:t xml:space="preserve">J. D. a. J. E. P. R. López-Viana, «Continuous Deployment in IoT Edge Computing : A GitOps implementation,» de </w:t>
                    </w:r>
                    <w:r w:rsidRPr="00765D72">
                      <w:rPr>
                        <w:i/>
                        <w:iCs/>
                        <w:noProof/>
                        <w:lang w:val="en-GB"/>
                        <w:rPrChange w:id="446" w:author="Alfonso Díez Ramírez" w:date="2023-07-12T04:12:00Z">
                          <w:rPr>
                            <w:i/>
                            <w:iCs/>
                            <w:noProof/>
                          </w:rPr>
                        </w:rPrChange>
                      </w:rPr>
                      <w:t>Iberian Conference on Information Systems and Technologies (CISTI)</w:t>
                    </w:r>
                    <w:r w:rsidRPr="00765D72">
                      <w:rPr>
                        <w:noProof/>
                        <w:lang w:val="en-GB"/>
                        <w:rPrChange w:id="447" w:author="Alfonso Díez Ramírez" w:date="2023-07-12T04:12:00Z">
                          <w:rPr>
                            <w:noProof/>
                          </w:rPr>
                        </w:rPrChange>
                      </w:rPr>
                      <w:t xml:space="preserve">, Madrid, Spain, 2022. </w:t>
                    </w:r>
                  </w:p>
                </w:tc>
              </w:tr>
              <w:tr w:rsidR="00765D72" w:rsidRPr="00765D72" w14:paraId="2C6F70AF" w14:textId="77777777">
                <w:trPr>
                  <w:divId w:val="1213037129"/>
                  <w:tblCellSpacing w:w="15" w:type="dxa"/>
                </w:trPr>
                <w:tc>
                  <w:tcPr>
                    <w:tcW w:w="50" w:type="pct"/>
                    <w:hideMark/>
                  </w:tcPr>
                  <w:p w14:paraId="0EBE5EA0" w14:textId="77777777" w:rsidR="00765D72" w:rsidRDefault="00765D72">
                    <w:pPr>
                      <w:pStyle w:val="Bibliografa"/>
                      <w:rPr>
                        <w:noProof/>
                      </w:rPr>
                    </w:pPr>
                    <w:r>
                      <w:rPr>
                        <w:noProof/>
                      </w:rPr>
                      <w:lastRenderedPageBreak/>
                      <w:t xml:space="preserve">[16] </w:t>
                    </w:r>
                  </w:p>
                </w:tc>
                <w:tc>
                  <w:tcPr>
                    <w:tcW w:w="0" w:type="auto"/>
                    <w:hideMark/>
                  </w:tcPr>
                  <w:p w14:paraId="3840E3C9" w14:textId="77777777" w:rsidR="00765D72" w:rsidRPr="00765D72" w:rsidRDefault="00765D72">
                    <w:pPr>
                      <w:pStyle w:val="Bibliografa"/>
                      <w:rPr>
                        <w:noProof/>
                        <w:lang w:val="en-GB"/>
                        <w:rPrChange w:id="448" w:author="Alfonso Díez Ramírez" w:date="2023-07-12T04:12:00Z">
                          <w:rPr>
                            <w:noProof/>
                          </w:rPr>
                        </w:rPrChange>
                      </w:rPr>
                    </w:pPr>
                    <w:r w:rsidRPr="00765D72">
                      <w:rPr>
                        <w:noProof/>
                        <w:lang w:val="en-GB"/>
                        <w:rPrChange w:id="449" w:author="Alfonso Díez Ramírez" w:date="2023-07-12T04:12:00Z">
                          <w:rPr>
                            <w:noProof/>
                          </w:rPr>
                        </w:rPrChange>
                      </w:rPr>
                      <w:t xml:space="preserve">G. G. J. H. a. N. S. C. Ebert, «DevOps,» vol. 33, nº 3, 2016. </w:t>
                    </w:r>
                  </w:p>
                </w:tc>
              </w:tr>
              <w:tr w:rsidR="00765D72" w:rsidRPr="00765D72" w14:paraId="6A59BD20" w14:textId="77777777">
                <w:trPr>
                  <w:divId w:val="1213037129"/>
                  <w:tblCellSpacing w:w="15" w:type="dxa"/>
                </w:trPr>
                <w:tc>
                  <w:tcPr>
                    <w:tcW w:w="50" w:type="pct"/>
                    <w:hideMark/>
                  </w:tcPr>
                  <w:p w14:paraId="4A42BB2C" w14:textId="77777777" w:rsidR="00765D72" w:rsidRDefault="00765D72">
                    <w:pPr>
                      <w:pStyle w:val="Bibliografa"/>
                      <w:rPr>
                        <w:noProof/>
                      </w:rPr>
                    </w:pPr>
                    <w:r>
                      <w:rPr>
                        <w:noProof/>
                      </w:rPr>
                      <w:t xml:space="preserve">[17] </w:t>
                    </w:r>
                  </w:p>
                </w:tc>
                <w:tc>
                  <w:tcPr>
                    <w:tcW w:w="0" w:type="auto"/>
                    <w:hideMark/>
                  </w:tcPr>
                  <w:p w14:paraId="7D135967" w14:textId="77777777" w:rsidR="00765D72" w:rsidRPr="00765D72" w:rsidRDefault="00765D72">
                    <w:pPr>
                      <w:pStyle w:val="Bibliografa"/>
                      <w:rPr>
                        <w:noProof/>
                        <w:lang w:val="en-GB"/>
                        <w:rPrChange w:id="450" w:author="Alfonso Díez Ramírez" w:date="2023-07-12T04:12:00Z">
                          <w:rPr>
                            <w:noProof/>
                          </w:rPr>
                        </w:rPrChange>
                      </w:rPr>
                    </w:pPr>
                    <w:r w:rsidRPr="00765D72">
                      <w:rPr>
                        <w:noProof/>
                        <w:lang w:val="en-GB"/>
                        <w:rPrChange w:id="451" w:author="Alfonso Díez Ramírez" w:date="2023-07-12T04:12:00Z">
                          <w:rPr>
                            <w:noProof/>
                          </w:rPr>
                        </w:rPrChange>
                      </w:rPr>
                      <w:t>Atlassian, «atlassian.com,» [En línea]. Available: https://www.atlassian.com/es/devops/what-is-devops#:~:text=La%20premisa%20clave%20de%20DevOps,ciclo%20de%20desarrollo%20e%20implementaci%C3%B3n..</w:t>
                    </w:r>
                  </w:p>
                </w:tc>
              </w:tr>
              <w:tr w:rsidR="00765D72" w:rsidRPr="00765D72" w14:paraId="330E6052" w14:textId="77777777">
                <w:trPr>
                  <w:divId w:val="1213037129"/>
                  <w:tblCellSpacing w:w="15" w:type="dxa"/>
                </w:trPr>
                <w:tc>
                  <w:tcPr>
                    <w:tcW w:w="50" w:type="pct"/>
                    <w:hideMark/>
                  </w:tcPr>
                  <w:p w14:paraId="0FB96672" w14:textId="77777777" w:rsidR="00765D72" w:rsidRDefault="00765D72">
                    <w:pPr>
                      <w:pStyle w:val="Bibliografa"/>
                      <w:rPr>
                        <w:noProof/>
                      </w:rPr>
                    </w:pPr>
                    <w:r>
                      <w:rPr>
                        <w:noProof/>
                      </w:rPr>
                      <w:t xml:space="preserve">[18] </w:t>
                    </w:r>
                  </w:p>
                </w:tc>
                <w:tc>
                  <w:tcPr>
                    <w:tcW w:w="0" w:type="auto"/>
                    <w:hideMark/>
                  </w:tcPr>
                  <w:p w14:paraId="569BD384" w14:textId="77777777" w:rsidR="00765D72" w:rsidRPr="00765D72" w:rsidRDefault="00765D72">
                    <w:pPr>
                      <w:pStyle w:val="Bibliografa"/>
                      <w:rPr>
                        <w:noProof/>
                        <w:lang w:val="en-GB"/>
                        <w:rPrChange w:id="452" w:author="Alfonso Díez Ramírez" w:date="2023-07-12T04:12:00Z">
                          <w:rPr>
                            <w:noProof/>
                          </w:rPr>
                        </w:rPrChange>
                      </w:rPr>
                    </w:pPr>
                    <w:r w:rsidRPr="00765D72">
                      <w:rPr>
                        <w:noProof/>
                        <w:lang w:val="en-GB"/>
                        <w:rPrChange w:id="453" w:author="Alfonso Díez Ramírez" w:date="2023-07-12T04:12:00Z">
                          <w:rPr>
                            <w:noProof/>
                          </w:rPr>
                        </w:rPrChange>
                      </w:rPr>
                      <w:t xml:space="preserve">M. Virmani, «Understanding DevOps &amp; bridging the gap from continuous integration to continuous delivery,» Galicia, Spain, 2015. </w:t>
                    </w:r>
                  </w:p>
                </w:tc>
              </w:tr>
              <w:tr w:rsidR="00765D72" w:rsidRPr="00765D72" w14:paraId="0D3E9F3D" w14:textId="77777777">
                <w:trPr>
                  <w:divId w:val="1213037129"/>
                  <w:tblCellSpacing w:w="15" w:type="dxa"/>
                </w:trPr>
                <w:tc>
                  <w:tcPr>
                    <w:tcW w:w="50" w:type="pct"/>
                    <w:hideMark/>
                  </w:tcPr>
                  <w:p w14:paraId="4991FCCF" w14:textId="77777777" w:rsidR="00765D72" w:rsidRDefault="00765D72">
                    <w:pPr>
                      <w:pStyle w:val="Bibliografa"/>
                      <w:rPr>
                        <w:noProof/>
                      </w:rPr>
                    </w:pPr>
                    <w:r>
                      <w:rPr>
                        <w:noProof/>
                      </w:rPr>
                      <w:t xml:space="preserve">[19] </w:t>
                    </w:r>
                  </w:p>
                </w:tc>
                <w:tc>
                  <w:tcPr>
                    <w:tcW w:w="0" w:type="auto"/>
                    <w:hideMark/>
                  </w:tcPr>
                  <w:p w14:paraId="009C74EF" w14:textId="77777777" w:rsidR="00765D72" w:rsidRPr="00765D72" w:rsidRDefault="00765D72">
                    <w:pPr>
                      <w:pStyle w:val="Bibliografa"/>
                      <w:rPr>
                        <w:noProof/>
                        <w:lang w:val="en-GB"/>
                        <w:rPrChange w:id="454" w:author="Alfonso Díez Ramírez" w:date="2023-07-12T04:12:00Z">
                          <w:rPr>
                            <w:noProof/>
                          </w:rPr>
                        </w:rPrChange>
                      </w:rPr>
                    </w:pPr>
                    <w:r w:rsidRPr="00765D72">
                      <w:rPr>
                        <w:noProof/>
                        <w:lang w:val="en-GB"/>
                        <w:rPrChange w:id="455" w:author="Alfonso Díez Ramírez" w:date="2023-07-12T04:12:00Z">
                          <w:rPr>
                            <w:noProof/>
                          </w:rPr>
                        </w:rPrChange>
                      </w:rPr>
                      <w:t xml:space="preserve">L. b. O. a. A. K. V. Mohan, «BP: Security Concerns and Best Practices for Automation of Software Deployment Processes: An Industrial Case Study,» 2018. </w:t>
                    </w:r>
                  </w:p>
                </w:tc>
              </w:tr>
              <w:tr w:rsidR="00765D72" w14:paraId="520100AE" w14:textId="77777777">
                <w:trPr>
                  <w:divId w:val="1213037129"/>
                  <w:tblCellSpacing w:w="15" w:type="dxa"/>
                </w:trPr>
                <w:tc>
                  <w:tcPr>
                    <w:tcW w:w="50" w:type="pct"/>
                    <w:hideMark/>
                  </w:tcPr>
                  <w:p w14:paraId="366F934C" w14:textId="77777777" w:rsidR="00765D72" w:rsidRDefault="00765D72">
                    <w:pPr>
                      <w:pStyle w:val="Bibliografa"/>
                      <w:rPr>
                        <w:noProof/>
                      </w:rPr>
                    </w:pPr>
                    <w:r>
                      <w:rPr>
                        <w:noProof/>
                      </w:rPr>
                      <w:t xml:space="preserve">[20] </w:t>
                    </w:r>
                  </w:p>
                </w:tc>
                <w:tc>
                  <w:tcPr>
                    <w:tcW w:w="0" w:type="auto"/>
                    <w:hideMark/>
                  </w:tcPr>
                  <w:p w14:paraId="7172890F" w14:textId="77777777" w:rsidR="00765D72" w:rsidRDefault="00765D72">
                    <w:pPr>
                      <w:pStyle w:val="Bibliografa"/>
                      <w:rPr>
                        <w:noProof/>
                      </w:rPr>
                    </w:pPr>
                    <w:r>
                      <w:rPr>
                        <w:noProof/>
                      </w:rPr>
                      <w:t>Google, «Trends,» [En línea]. Available: https://trends.google.es/trends/explore?cat=174&amp;date=all&amp;q=SecDevOps&amp;hl=es.</w:t>
                    </w:r>
                  </w:p>
                </w:tc>
              </w:tr>
              <w:tr w:rsidR="00765D72" w14:paraId="133A03E6" w14:textId="77777777">
                <w:trPr>
                  <w:divId w:val="1213037129"/>
                  <w:tblCellSpacing w:w="15" w:type="dxa"/>
                </w:trPr>
                <w:tc>
                  <w:tcPr>
                    <w:tcW w:w="50" w:type="pct"/>
                    <w:hideMark/>
                  </w:tcPr>
                  <w:p w14:paraId="0B83F359" w14:textId="77777777" w:rsidR="00765D72" w:rsidRDefault="00765D72">
                    <w:pPr>
                      <w:pStyle w:val="Bibliografa"/>
                      <w:rPr>
                        <w:noProof/>
                      </w:rPr>
                    </w:pPr>
                    <w:r>
                      <w:rPr>
                        <w:noProof/>
                      </w:rPr>
                      <w:t xml:space="preserve">[21] </w:t>
                    </w:r>
                  </w:p>
                </w:tc>
                <w:tc>
                  <w:tcPr>
                    <w:tcW w:w="0" w:type="auto"/>
                    <w:hideMark/>
                  </w:tcPr>
                  <w:p w14:paraId="601B5288" w14:textId="77777777" w:rsidR="00765D72" w:rsidRDefault="00765D72">
                    <w:pPr>
                      <w:pStyle w:val="Bibliografa"/>
                      <w:rPr>
                        <w:noProof/>
                      </w:rPr>
                    </w:pPr>
                    <w:r>
                      <w:rPr>
                        <w:noProof/>
                      </w:rPr>
                      <w:t>Google, «Trends,» [En línea]. Available: https://trends.google.es/trends/explore?cat=174&amp;date=all&amp;q=DevOps&amp;hl=es.</w:t>
                    </w:r>
                  </w:p>
                </w:tc>
              </w:tr>
              <w:tr w:rsidR="00765D72" w14:paraId="15F7EA2F" w14:textId="77777777">
                <w:trPr>
                  <w:divId w:val="1213037129"/>
                  <w:tblCellSpacing w:w="15" w:type="dxa"/>
                </w:trPr>
                <w:tc>
                  <w:tcPr>
                    <w:tcW w:w="50" w:type="pct"/>
                    <w:hideMark/>
                  </w:tcPr>
                  <w:p w14:paraId="33B455E3" w14:textId="77777777" w:rsidR="00765D72" w:rsidRDefault="00765D72">
                    <w:pPr>
                      <w:pStyle w:val="Bibliografa"/>
                      <w:rPr>
                        <w:noProof/>
                      </w:rPr>
                    </w:pPr>
                    <w:r>
                      <w:rPr>
                        <w:noProof/>
                      </w:rPr>
                      <w:t xml:space="preserve">[22] </w:t>
                    </w:r>
                  </w:p>
                </w:tc>
                <w:tc>
                  <w:tcPr>
                    <w:tcW w:w="0" w:type="auto"/>
                    <w:hideMark/>
                  </w:tcPr>
                  <w:p w14:paraId="284FBC4F" w14:textId="77777777" w:rsidR="00765D72" w:rsidRDefault="00765D72">
                    <w:pPr>
                      <w:pStyle w:val="Bibliografa"/>
                      <w:rPr>
                        <w:noProof/>
                      </w:rPr>
                    </w:pPr>
                    <w:r>
                      <w:rPr>
                        <w:noProof/>
                      </w:rPr>
                      <w:t>Google, «Trends,» [En línea]. Available: https://trends.google.es/trends/explore?cat=174&amp;date=all&amp;q=SecDevOps,DevOps&amp;hl=es.</w:t>
                    </w:r>
                  </w:p>
                </w:tc>
              </w:tr>
              <w:tr w:rsidR="00765D72" w14:paraId="7706389D" w14:textId="77777777">
                <w:trPr>
                  <w:divId w:val="1213037129"/>
                  <w:tblCellSpacing w:w="15" w:type="dxa"/>
                </w:trPr>
                <w:tc>
                  <w:tcPr>
                    <w:tcW w:w="50" w:type="pct"/>
                    <w:hideMark/>
                  </w:tcPr>
                  <w:p w14:paraId="62DFCB7D" w14:textId="77777777" w:rsidR="00765D72" w:rsidRDefault="00765D72">
                    <w:pPr>
                      <w:pStyle w:val="Bibliografa"/>
                      <w:rPr>
                        <w:noProof/>
                      </w:rPr>
                    </w:pPr>
                    <w:r>
                      <w:rPr>
                        <w:noProof/>
                      </w:rPr>
                      <w:t xml:space="preserve">[23] </w:t>
                    </w:r>
                  </w:p>
                </w:tc>
                <w:tc>
                  <w:tcPr>
                    <w:tcW w:w="0" w:type="auto"/>
                    <w:hideMark/>
                  </w:tcPr>
                  <w:p w14:paraId="3E8E6003" w14:textId="77777777" w:rsidR="00765D72" w:rsidRDefault="00765D72">
                    <w:pPr>
                      <w:pStyle w:val="Bibliografa"/>
                      <w:rPr>
                        <w:noProof/>
                      </w:rPr>
                    </w:pPr>
                    <w:r>
                      <w:rPr>
                        <w:noProof/>
                      </w:rPr>
                      <w:t>Hashicorp, «developer.hashicorp,» [En línea]. Available: https://developer.hashicorp.com/vagrant/docs/cli/up.</w:t>
                    </w:r>
                  </w:p>
                </w:tc>
              </w:tr>
              <w:tr w:rsidR="00765D72" w14:paraId="2F16AB9F" w14:textId="77777777">
                <w:trPr>
                  <w:divId w:val="1213037129"/>
                  <w:tblCellSpacing w:w="15" w:type="dxa"/>
                </w:trPr>
                <w:tc>
                  <w:tcPr>
                    <w:tcW w:w="50" w:type="pct"/>
                    <w:hideMark/>
                  </w:tcPr>
                  <w:p w14:paraId="44B6E3F5" w14:textId="77777777" w:rsidR="00765D72" w:rsidRDefault="00765D72">
                    <w:pPr>
                      <w:pStyle w:val="Bibliografa"/>
                      <w:rPr>
                        <w:noProof/>
                      </w:rPr>
                    </w:pPr>
                    <w:r>
                      <w:rPr>
                        <w:noProof/>
                      </w:rPr>
                      <w:t xml:space="preserve">[24] </w:t>
                    </w:r>
                  </w:p>
                </w:tc>
                <w:tc>
                  <w:tcPr>
                    <w:tcW w:w="0" w:type="auto"/>
                    <w:hideMark/>
                  </w:tcPr>
                  <w:p w14:paraId="375410D6" w14:textId="77777777" w:rsidR="00765D72" w:rsidRDefault="00765D72">
                    <w:pPr>
                      <w:pStyle w:val="Bibliografa"/>
                      <w:rPr>
                        <w:noProof/>
                      </w:rPr>
                    </w:pPr>
                    <w:r>
                      <w:rPr>
                        <w:noProof/>
                      </w:rPr>
                      <w:t>Hashicorp, «developer.hashicorp.com,» [En línea]. Available: https://developer.hashicorp.com/vagrant/docs/cli/ssh.</w:t>
                    </w:r>
                  </w:p>
                </w:tc>
              </w:tr>
              <w:tr w:rsidR="00765D72" w14:paraId="5D7B9252" w14:textId="77777777">
                <w:trPr>
                  <w:divId w:val="1213037129"/>
                  <w:tblCellSpacing w:w="15" w:type="dxa"/>
                </w:trPr>
                <w:tc>
                  <w:tcPr>
                    <w:tcW w:w="50" w:type="pct"/>
                    <w:hideMark/>
                  </w:tcPr>
                  <w:p w14:paraId="13C2D05A" w14:textId="77777777" w:rsidR="00765D72" w:rsidRDefault="00765D72">
                    <w:pPr>
                      <w:pStyle w:val="Bibliografa"/>
                      <w:rPr>
                        <w:noProof/>
                      </w:rPr>
                    </w:pPr>
                    <w:r>
                      <w:rPr>
                        <w:noProof/>
                      </w:rPr>
                      <w:t xml:space="preserve">[25] </w:t>
                    </w:r>
                  </w:p>
                </w:tc>
                <w:tc>
                  <w:tcPr>
                    <w:tcW w:w="0" w:type="auto"/>
                    <w:hideMark/>
                  </w:tcPr>
                  <w:p w14:paraId="33BFBB27" w14:textId="77777777" w:rsidR="00765D72" w:rsidRDefault="00765D72">
                    <w:pPr>
                      <w:pStyle w:val="Bibliografa"/>
                      <w:rPr>
                        <w:noProof/>
                      </w:rPr>
                    </w:pPr>
                    <w:r>
                      <w:rPr>
                        <w:noProof/>
                      </w:rPr>
                      <w:t>Hashicorp, «developer.hashicorp.com,» [En línea]. Available: https://developer.hashicorp.com/vagrant/docs/cli/destroy.</w:t>
                    </w:r>
                  </w:p>
                </w:tc>
              </w:tr>
              <w:tr w:rsidR="00765D72" w:rsidRPr="00765D72" w14:paraId="059988E7" w14:textId="77777777">
                <w:trPr>
                  <w:divId w:val="1213037129"/>
                  <w:tblCellSpacing w:w="15" w:type="dxa"/>
                </w:trPr>
                <w:tc>
                  <w:tcPr>
                    <w:tcW w:w="50" w:type="pct"/>
                    <w:hideMark/>
                  </w:tcPr>
                  <w:p w14:paraId="68A934BE" w14:textId="77777777" w:rsidR="00765D72" w:rsidRDefault="00765D72">
                    <w:pPr>
                      <w:pStyle w:val="Bibliografa"/>
                      <w:rPr>
                        <w:noProof/>
                      </w:rPr>
                    </w:pPr>
                    <w:r>
                      <w:rPr>
                        <w:noProof/>
                      </w:rPr>
                      <w:t xml:space="preserve">[26] </w:t>
                    </w:r>
                  </w:p>
                </w:tc>
                <w:tc>
                  <w:tcPr>
                    <w:tcW w:w="0" w:type="auto"/>
                    <w:hideMark/>
                  </w:tcPr>
                  <w:p w14:paraId="3E595EE0" w14:textId="77777777" w:rsidR="00765D72" w:rsidRPr="00765D72" w:rsidRDefault="00765D72">
                    <w:pPr>
                      <w:pStyle w:val="Bibliografa"/>
                      <w:rPr>
                        <w:noProof/>
                        <w:lang w:val="en-GB"/>
                        <w:rPrChange w:id="456" w:author="Alfonso Díez Ramírez" w:date="2023-07-12T04:12:00Z">
                          <w:rPr>
                            <w:noProof/>
                          </w:rPr>
                        </w:rPrChange>
                      </w:rPr>
                    </w:pPr>
                    <w:r w:rsidRPr="00765D72">
                      <w:rPr>
                        <w:noProof/>
                        <w:lang w:val="en-GB"/>
                        <w:rPrChange w:id="457" w:author="Alfonso Díez Ramírez" w:date="2023-07-12T04:12:00Z">
                          <w:rPr>
                            <w:noProof/>
                          </w:rPr>
                        </w:rPrChange>
                      </w:rPr>
                      <w:t xml:space="preserve">M. Hashimoto, Vagrant Up and Running, O'Reilly, 2013. </w:t>
                    </w:r>
                  </w:p>
                </w:tc>
              </w:tr>
              <w:tr w:rsidR="00765D72" w:rsidRPr="00765D72" w14:paraId="41DE4351" w14:textId="77777777">
                <w:trPr>
                  <w:divId w:val="1213037129"/>
                  <w:tblCellSpacing w:w="15" w:type="dxa"/>
                </w:trPr>
                <w:tc>
                  <w:tcPr>
                    <w:tcW w:w="50" w:type="pct"/>
                    <w:hideMark/>
                  </w:tcPr>
                  <w:p w14:paraId="6E25AB01" w14:textId="77777777" w:rsidR="00765D72" w:rsidRDefault="00765D72">
                    <w:pPr>
                      <w:pStyle w:val="Bibliografa"/>
                      <w:rPr>
                        <w:noProof/>
                      </w:rPr>
                    </w:pPr>
                    <w:r>
                      <w:rPr>
                        <w:noProof/>
                      </w:rPr>
                      <w:t xml:space="preserve">[27] </w:t>
                    </w:r>
                  </w:p>
                </w:tc>
                <w:tc>
                  <w:tcPr>
                    <w:tcW w:w="0" w:type="auto"/>
                    <w:hideMark/>
                  </w:tcPr>
                  <w:p w14:paraId="361E4232" w14:textId="77777777" w:rsidR="00765D72" w:rsidRPr="00765D72" w:rsidRDefault="00765D72">
                    <w:pPr>
                      <w:pStyle w:val="Bibliografa"/>
                      <w:rPr>
                        <w:noProof/>
                        <w:lang w:val="en-GB"/>
                        <w:rPrChange w:id="458" w:author="Alfonso Díez Ramírez" w:date="2023-07-12T04:12:00Z">
                          <w:rPr>
                            <w:noProof/>
                          </w:rPr>
                        </w:rPrChange>
                      </w:rPr>
                    </w:pPr>
                    <w:r w:rsidRPr="00765D72">
                      <w:rPr>
                        <w:noProof/>
                        <w:lang w:val="en-GB"/>
                        <w:rPrChange w:id="459" w:author="Alfonso Díez Ramírez" w:date="2023-07-12T04:12:00Z">
                          <w:rPr>
                            <w:noProof/>
                          </w:rPr>
                        </w:rPrChange>
                      </w:rPr>
                      <w:t xml:space="preserve">S. D. a. K. Swaminathan, «Efficient surveillance and monitoring using the ELK stack for IoT powered Smart Buildings,» de </w:t>
                    </w:r>
                    <w:r w:rsidRPr="00765D72">
                      <w:rPr>
                        <w:i/>
                        <w:iCs/>
                        <w:noProof/>
                        <w:lang w:val="en-GB"/>
                        <w:rPrChange w:id="460" w:author="Alfonso Díez Ramírez" w:date="2023-07-12T04:12:00Z">
                          <w:rPr>
                            <w:i/>
                            <w:iCs/>
                            <w:noProof/>
                          </w:rPr>
                        </w:rPrChange>
                      </w:rPr>
                      <w:t>2nd International Conference on Inventive Systems and Control (ICISC)</w:t>
                    </w:r>
                    <w:r w:rsidRPr="00765D72">
                      <w:rPr>
                        <w:noProof/>
                        <w:lang w:val="en-GB"/>
                        <w:rPrChange w:id="461" w:author="Alfonso Díez Ramírez" w:date="2023-07-12T04:12:00Z">
                          <w:rPr>
                            <w:noProof/>
                          </w:rPr>
                        </w:rPrChange>
                      </w:rPr>
                      <w:t xml:space="preserve">, Coimbatore, India, 2018. </w:t>
                    </w:r>
                  </w:p>
                </w:tc>
              </w:tr>
              <w:tr w:rsidR="00765D72" w:rsidRPr="00765D72" w14:paraId="6BFB35E0" w14:textId="77777777">
                <w:trPr>
                  <w:divId w:val="1213037129"/>
                  <w:tblCellSpacing w:w="15" w:type="dxa"/>
                </w:trPr>
                <w:tc>
                  <w:tcPr>
                    <w:tcW w:w="50" w:type="pct"/>
                    <w:hideMark/>
                  </w:tcPr>
                  <w:p w14:paraId="06C95B63" w14:textId="77777777" w:rsidR="00765D72" w:rsidRDefault="00765D72">
                    <w:pPr>
                      <w:pStyle w:val="Bibliografa"/>
                      <w:rPr>
                        <w:noProof/>
                      </w:rPr>
                    </w:pPr>
                    <w:r>
                      <w:rPr>
                        <w:noProof/>
                      </w:rPr>
                      <w:t xml:space="preserve">[28] </w:t>
                    </w:r>
                  </w:p>
                </w:tc>
                <w:tc>
                  <w:tcPr>
                    <w:tcW w:w="0" w:type="auto"/>
                    <w:hideMark/>
                  </w:tcPr>
                  <w:p w14:paraId="75C39A16" w14:textId="77777777" w:rsidR="00765D72" w:rsidRPr="00765D72" w:rsidRDefault="00765D72">
                    <w:pPr>
                      <w:pStyle w:val="Bibliografa"/>
                      <w:rPr>
                        <w:noProof/>
                        <w:lang w:val="en-GB"/>
                        <w:rPrChange w:id="462" w:author="Alfonso Díez Ramírez" w:date="2023-07-12T04:12:00Z">
                          <w:rPr>
                            <w:noProof/>
                          </w:rPr>
                        </w:rPrChange>
                      </w:rPr>
                    </w:pPr>
                    <w:r>
                      <w:rPr>
                        <w:noProof/>
                      </w:rPr>
                      <w:t xml:space="preserve">Elastisearch, «elastic.co,» [En línea]. </w:t>
                    </w:r>
                    <w:r w:rsidRPr="00765D72">
                      <w:rPr>
                        <w:noProof/>
                        <w:lang w:val="en-GB"/>
                        <w:rPrChange w:id="463" w:author="Alfonso Díez Ramírez" w:date="2023-07-12T04:12:00Z">
                          <w:rPr>
                            <w:noProof/>
                          </w:rPr>
                        </w:rPrChange>
                      </w:rPr>
                      <w:t>Available: https://www.elastic.co/guide/en/elasticsearch/reference/8.8/elasticsearch-intro.html.</w:t>
                    </w:r>
                  </w:p>
                </w:tc>
              </w:tr>
              <w:tr w:rsidR="00765D72" w:rsidRPr="00765D72" w14:paraId="67CE9BF0" w14:textId="77777777">
                <w:trPr>
                  <w:divId w:val="1213037129"/>
                  <w:tblCellSpacing w:w="15" w:type="dxa"/>
                </w:trPr>
                <w:tc>
                  <w:tcPr>
                    <w:tcW w:w="50" w:type="pct"/>
                    <w:hideMark/>
                  </w:tcPr>
                  <w:p w14:paraId="1F4EC432" w14:textId="77777777" w:rsidR="00765D72" w:rsidRDefault="00765D72">
                    <w:pPr>
                      <w:pStyle w:val="Bibliografa"/>
                      <w:rPr>
                        <w:noProof/>
                      </w:rPr>
                    </w:pPr>
                    <w:r>
                      <w:rPr>
                        <w:noProof/>
                      </w:rPr>
                      <w:t xml:space="preserve">[29] </w:t>
                    </w:r>
                  </w:p>
                </w:tc>
                <w:tc>
                  <w:tcPr>
                    <w:tcW w:w="0" w:type="auto"/>
                    <w:hideMark/>
                  </w:tcPr>
                  <w:p w14:paraId="2BC96258" w14:textId="77777777" w:rsidR="00765D72" w:rsidRPr="00765D72" w:rsidRDefault="00765D72">
                    <w:pPr>
                      <w:pStyle w:val="Bibliografa"/>
                      <w:rPr>
                        <w:noProof/>
                        <w:lang w:val="en-GB"/>
                        <w:rPrChange w:id="464" w:author="Alfonso Díez Ramírez" w:date="2023-07-12T04:12:00Z">
                          <w:rPr>
                            <w:noProof/>
                          </w:rPr>
                        </w:rPrChange>
                      </w:rPr>
                    </w:pPr>
                    <w:r>
                      <w:rPr>
                        <w:noProof/>
                      </w:rPr>
                      <w:t xml:space="preserve">GeekCulture, «medium.com,» 23 Diciembre 2022. [En línea]. </w:t>
                    </w:r>
                    <w:r w:rsidRPr="00765D72">
                      <w:rPr>
                        <w:noProof/>
                        <w:lang w:val="en-GB"/>
                        <w:rPrChange w:id="465" w:author="Alfonso Díez Ramírez" w:date="2023-07-12T04:12:00Z">
                          <w:rPr>
                            <w:noProof/>
                          </w:rPr>
                        </w:rPrChange>
                      </w:rPr>
                      <w:t>Available: https://medium.com/geekculture/elasticsearch-architecture-1f40b93da719.</w:t>
                    </w:r>
                  </w:p>
                </w:tc>
              </w:tr>
              <w:tr w:rsidR="00765D72" w:rsidRPr="00765D72" w14:paraId="2A80415B" w14:textId="77777777">
                <w:trPr>
                  <w:divId w:val="1213037129"/>
                  <w:tblCellSpacing w:w="15" w:type="dxa"/>
                </w:trPr>
                <w:tc>
                  <w:tcPr>
                    <w:tcW w:w="50" w:type="pct"/>
                    <w:hideMark/>
                  </w:tcPr>
                  <w:p w14:paraId="7C413B72" w14:textId="77777777" w:rsidR="00765D72" w:rsidRDefault="00765D72">
                    <w:pPr>
                      <w:pStyle w:val="Bibliografa"/>
                      <w:rPr>
                        <w:noProof/>
                      </w:rPr>
                    </w:pPr>
                    <w:r>
                      <w:rPr>
                        <w:noProof/>
                      </w:rPr>
                      <w:lastRenderedPageBreak/>
                      <w:t xml:space="preserve">[30] </w:t>
                    </w:r>
                  </w:p>
                </w:tc>
                <w:tc>
                  <w:tcPr>
                    <w:tcW w:w="0" w:type="auto"/>
                    <w:hideMark/>
                  </w:tcPr>
                  <w:p w14:paraId="6D928EE1" w14:textId="77777777" w:rsidR="00765D72" w:rsidRPr="00765D72" w:rsidRDefault="00765D72">
                    <w:pPr>
                      <w:pStyle w:val="Bibliografa"/>
                      <w:rPr>
                        <w:noProof/>
                        <w:lang w:val="en-GB"/>
                        <w:rPrChange w:id="466" w:author="Alfonso Díez Ramírez" w:date="2023-07-12T04:12:00Z">
                          <w:rPr>
                            <w:noProof/>
                          </w:rPr>
                        </w:rPrChange>
                      </w:rPr>
                    </w:pPr>
                    <w:r>
                      <w:rPr>
                        <w:noProof/>
                      </w:rPr>
                      <w:t xml:space="preserve">Elasticsearch, «elastic.co,» [En línea]. </w:t>
                    </w:r>
                    <w:r w:rsidRPr="00765D72">
                      <w:rPr>
                        <w:noProof/>
                        <w:lang w:val="en-GB"/>
                        <w:rPrChange w:id="467" w:author="Alfonso Díez Ramírez" w:date="2023-07-12T04:12:00Z">
                          <w:rPr>
                            <w:noProof/>
                          </w:rPr>
                        </w:rPrChange>
                      </w:rPr>
                      <w:t>Available: https://www.elastic.co/guide/en/logstash/current/execution-model.html.</w:t>
                    </w:r>
                  </w:p>
                </w:tc>
              </w:tr>
              <w:tr w:rsidR="00765D72" w:rsidRPr="00765D72" w14:paraId="3567D122" w14:textId="77777777">
                <w:trPr>
                  <w:divId w:val="1213037129"/>
                  <w:tblCellSpacing w:w="15" w:type="dxa"/>
                </w:trPr>
                <w:tc>
                  <w:tcPr>
                    <w:tcW w:w="50" w:type="pct"/>
                    <w:hideMark/>
                  </w:tcPr>
                  <w:p w14:paraId="1557FE07" w14:textId="77777777" w:rsidR="00765D72" w:rsidRDefault="00765D72">
                    <w:pPr>
                      <w:pStyle w:val="Bibliografa"/>
                      <w:rPr>
                        <w:noProof/>
                      </w:rPr>
                    </w:pPr>
                    <w:r>
                      <w:rPr>
                        <w:noProof/>
                      </w:rPr>
                      <w:t xml:space="preserve">[31] </w:t>
                    </w:r>
                  </w:p>
                </w:tc>
                <w:tc>
                  <w:tcPr>
                    <w:tcW w:w="0" w:type="auto"/>
                    <w:hideMark/>
                  </w:tcPr>
                  <w:p w14:paraId="6BB90E55" w14:textId="77777777" w:rsidR="00765D72" w:rsidRPr="00765D72" w:rsidRDefault="00765D72">
                    <w:pPr>
                      <w:pStyle w:val="Bibliografa"/>
                      <w:rPr>
                        <w:noProof/>
                        <w:lang w:val="en-GB"/>
                        <w:rPrChange w:id="468" w:author="Alfonso Díez Ramírez" w:date="2023-07-12T04:12:00Z">
                          <w:rPr>
                            <w:noProof/>
                          </w:rPr>
                        </w:rPrChange>
                      </w:rPr>
                    </w:pPr>
                    <w:r>
                      <w:rPr>
                        <w:noProof/>
                      </w:rPr>
                      <w:t xml:space="preserve">Elasticsearch, «elastic.co,» [En línea]. </w:t>
                    </w:r>
                    <w:r w:rsidRPr="00765D72">
                      <w:rPr>
                        <w:noProof/>
                        <w:lang w:val="en-GB"/>
                        <w:rPrChange w:id="469" w:author="Alfonso Díez Ramírez" w:date="2023-07-12T04:12:00Z">
                          <w:rPr>
                            <w:noProof/>
                          </w:rPr>
                        </w:rPrChange>
                      </w:rPr>
                      <w:t>Available: https://www.elastic.co/guide/en/kibana/master/introduction.html.</w:t>
                    </w:r>
                  </w:p>
                </w:tc>
              </w:tr>
              <w:tr w:rsidR="00765D72" w:rsidRPr="00765D72" w14:paraId="0CF207A2" w14:textId="77777777">
                <w:trPr>
                  <w:divId w:val="1213037129"/>
                  <w:tblCellSpacing w:w="15" w:type="dxa"/>
                </w:trPr>
                <w:tc>
                  <w:tcPr>
                    <w:tcW w:w="50" w:type="pct"/>
                    <w:hideMark/>
                  </w:tcPr>
                  <w:p w14:paraId="6ACEE1BC" w14:textId="77777777" w:rsidR="00765D72" w:rsidRDefault="00765D72">
                    <w:pPr>
                      <w:pStyle w:val="Bibliografa"/>
                      <w:rPr>
                        <w:noProof/>
                      </w:rPr>
                    </w:pPr>
                    <w:r>
                      <w:rPr>
                        <w:noProof/>
                      </w:rPr>
                      <w:t xml:space="preserve">[32] </w:t>
                    </w:r>
                  </w:p>
                </w:tc>
                <w:tc>
                  <w:tcPr>
                    <w:tcW w:w="0" w:type="auto"/>
                    <w:hideMark/>
                  </w:tcPr>
                  <w:p w14:paraId="1DB6E814" w14:textId="77777777" w:rsidR="00765D72" w:rsidRPr="00765D72" w:rsidRDefault="00765D72">
                    <w:pPr>
                      <w:pStyle w:val="Bibliografa"/>
                      <w:rPr>
                        <w:noProof/>
                        <w:lang w:val="en-GB"/>
                        <w:rPrChange w:id="470" w:author="Alfonso Díez Ramírez" w:date="2023-07-12T04:12:00Z">
                          <w:rPr>
                            <w:noProof/>
                          </w:rPr>
                        </w:rPrChange>
                      </w:rPr>
                    </w:pPr>
                    <w:r>
                      <w:rPr>
                        <w:noProof/>
                      </w:rPr>
                      <w:t xml:space="preserve">kubernetes, «kubernetes.io,» [En línea]. </w:t>
                    </w:r>
                    <w:r w:rsidRPr="00765D72">
                      <w:rPr>
                        <w:noProof/>
                        <w:lang w:val="en-GB"/>
                        <w:rPrChange w:id="471" w:author="Alfonso Díez Ramírez" w:date="2023-07-12T04:12:00Z">
                          <w:rPr>
                            <w:noProof/>
                          </w:rPr>
                        </w:rPrChange>
                      </w:rPr>
                      <w:t>Available: https://kubernetes.io/docs/concepts/overview/.</w:t>
                    </w:r>
                  </w:p>
                </w:tc>
              </w:tr>
              <w:tr w:rsidR="00765D72" w:rsidRPr="00765D72" w14:paraId="6CAB742F" w14:textId="77777777">
                <w:trPr>
                  <w:divId w:val="1213037129"/>
                  <w:tblCellSpacing w:w="15" w:type="dxa"/>
                </w:trPr>
                <w:tc>
                  <w:tcPr>
                    <w:tcW w:w="50" w:type="pct"/>
                    <w:hideMark/>
                  </w:tcPr>
                  <w:p w14:paraId="3C1B8674" w14:textId="77777777" w:rsidR="00765D72" w:rsidRDefault="00765D72">
                    <w:pPr>
                      <w:pStyle w:val="Bibliografa"/>
                      <w:rPr>
                        <w:noProof/>
                      </w:rPr>
                    </w:pPr>
                    <w:r>
                      <w:rPr>
                        <w:noProof/>
                      </w:rPr>
                      <w:t xml:space="preserve">[33] </w:t>
                    </w:r>
                  </w:p>
                </w:tc>
                <w:tc>
                  <w:tcPr>
                    <w:tcW w:w="0" w:type="auto"/>
                    <w:hideMark/>
                  </w:tcPr>
                  <w:p w14:paraId="0701D740" w14:textId="77777777" w:rsidR="00765D72" w:rsidRPr="00765D72" w:rsidRDefault="00765D72">
                    <w:pPr>
                      <w:pStyle w:val="Bibliografa"/>
                      <w:rPr>
                        <w:noProof/>
                        <w:lang w:val="en-GB"/>
                        <w:rPrChange w:id="472" w:author="Alfonso Díez Ramírez" w:date="2023-07-12T04:12:00Z">
                          <w:rPr>
                            <w:noProof/>
                          </w:rPr>
                        </w:rPrChange>
                      </w:rPr>
                    </w:pPr>
                    <w:r>
                      <w:rPr>
                        <w:noProof/>
                      </w:rPr>
                      <w:t xml:space="preserve">k3s, «docs.k3s.io,» [En línea]. </w:t>
                    </w:r>
                    <w:r w:rsidRPr="00765D72">
                      <w:rPr>
                        <w:noProof/>
                        <w:lang w:val="en-GB"/>
                        <w:rPrChange w:id="473" w:author="Alfonso Díez Ramírez" w:date="2023-07-12T04:12:00Z">
                          <w:rPr>
                            <w:noProof/>
                          </w:rPr>
                        </w:rPrChange>
                      </w:rPr>
                      <w:t>Available: https://docs.k3s.io/.</w:t>
                    </w:r>
                  </w:p>
                </w:tc>
              </w:tr>
              <w:tr w:rsidR="00765D72" w:rsidRPr="00765D72" w14:paraId="69D8DF3C" w14:textId="77777777">
                <w:trPr>
                  <w:divId w:val="1213037129"/>
                  <w:tblCellSpacing w:w="15" w:type="dxa"/>
                </w:trPr>
                <w:tc>
                  <w:tcPr>
                    <w:tcW w:w="50" w:type="pct"/>
                    <w:hideMark/>
                  </w:tcPr>
                  <w:p w14:paraId="08952949" w14:textId="77777777" w:rsidR="00765D72" w:rsidRDefault="00765D72">
                    <w:pPr>
                      <w:pStyle w:val="Bibliografa"/>
                      <w:rPr>
                        <w:noProof/>
                      </w:rPr>
                    </w:pPr>
                    <w:r>
                      <w:rPr>
                        <w:noProof/>
                      </w:rPr>
                      <w:t xml:space="preserve">[34] </w:t>
                    </w:r>
                  </w:p>
                </w:tc>
                <w:tc>
                  <w:tcPr>
                    <w:tcW w:w="0" w:type="auto"/>
                    <w:hideMark/>
                  </w:tcPr>
                  <w:p w14:paraId="5D5D92E2" w14:textId="77777777" w:rsidR="00765D72" w:rsidRPr="00765D72" w:rsidRDefault="00765D72">
                    <w:pPr>
                      <w:pStyle w:val="Bibliografa"/>
                      <w:rPr>
                        <w:noProof/>
                        <w:lang w:val="en-GB"/>
                        <w:rPrChange w:id="474" w:author="Alfonso Díez Ramírez" w:date="2023-07-12T04:12:00Z">
                          <w:rPr>
                            <w:noProof/>
                          </w:rPr>
                        </w:rPrChange>
                      </w:rPr>
                    </w:pPr>
                    <w:r>
                      <w:rPr>
                        <w:noProof/>
                      </w:rPr>
                      <w:t xml:space="preserve">k3s, «docs.k3s.io,» [En línea]. </w:t>
                    </w:r>
                    <w:r w:rsidRPr="00765D72">
                      <w:rPr>
                        <w:noProof/>
                        <w:lang w:val="en-GB"/>
                        <w:rPrChange w:id="475" w:author="Alfonso Díez Ramírez" w:date="2023-07-12T04:12:00Z">
                          <w:rPr>
                            <w:noProof/>
                          </w:rPr>
                        </w:rPrChange>
                      </w:rPr>
                      <w:t>Available: https://docs.k3s.io/cli.</w:t>
                    </w:r>
                  </w:p>
                </w:tc>
              </w:tr>
              <w:tr w:rsidR="00765D72" w:rsidRPr="00765D72" w14:paraId="6E1ECC96" w14:textId="77777777">
                <w:trPr>
                  <w:divId w:val="1213037129"/>
                  <w:tblCellSpacing w:w="15" w:type="dxa"/>
                </w:trPr>
                <w:tc>
                  <w:tcPr>
                    <w:tcW w:w="50" w:type="pct"/>
                    <w:hideMark/>
                  </w:tcPr>
                  <w:p w14:paraId="3FF8F9A8" w14:textId="77777777" w:rsidR="00765D72" w:rsidRDefault="00765D72">
                    <w:pPr>
                      <w:pStyle w:val="Bibliografa"/>
                      <w:rPr>
                        <w:noProof/>
                      </w:rPr>
                    </w:pPr>
                    <w:r>
                      <w:rPr>
                        <w:noProof/>
                      </w:rPr>
                      <w:t xml:space="preserve">[35] </w:t>
                    </w:r>
                  </w:p>
                </w:tc>
                <w:tc>
                  <w:tcPr>
                    <w:tcW w:w="0" w:type="auto"/>
                    <w:hideMark/>
                  </w:tcPr>
                  <w:p w14:paraId="4D8E7B58" w14:textId="77777777" w:rsidR="00765D72" w:rsidRPr="00765D72" w:rsidRDefault="00765D72">
                    <w:pPr>
                      <w:pStyle w:val="Bibliografa"/>
                      <w:rPr>
                        <w:noProof/>
                        <w:lang w:val="en-GB"/>
                        <w:rPrChange w:id="476" w:author="Alfonso Díez Ramírez" w:date="2023-07-12T04:12:00Z">
                          <w:rPr>
                            <w:noProof/>
                          </w:rPr>
                        </w:rPrChange>
                      </w:rPr>
                    </w:pPr>
                    <w:r>
                      <w:rPr>
                        <w:noProof/>
                      </w:rPr>
                      <w:t xml:space="preserve">Kubernetes, «kubernetes.io,» [En línea]. </w:t>
                    </w:r>
                    <w:r w:rsidRPr="00765D72">
                      <w:rPr>
                        <w:noProof/>
                        <w:lang w:val="en-GB"/>
                        <w:rPrChange w:id="477" w:author="Alfonso Díez Ramírez" w:date="2023-07-12T04:12:00Z">
                          <w:rPr>
                            <w:noProof/>
                          </w:rPr>
                        </w:rPrChange>
                      </w:rPr>
                      <w:t>Available: https://kubernetes.io/docs/reference/kubectl/.</w:t>
                    </w:r>
                  </w:p>
                </w:tc>
              </w:tr>
              <w:tr w:rsidR="00765D72" w:rsidRPr="00765D72" w14:paraId="6A7E04EA" w14:textId="77777777">
                <w:trPr>
                  <w:divId w:val="1213037129"/>
                  <w:tblCellSpacing w:w="15" w:type="dxa"/>
                </w:trPr>
                <w:tc>
                  <w:tcPr>
                    <w:tcW w:w="50" w:type="pct"/>
                    <w:hideMark/>
                  </w:tcPr>
                  <w:p w14:paraId="2E9B8CBB" w14:textId="77777777" w:rsidR="00765D72" w:rsidRDefault="00765D72">
                    <w:pPr>
                      <w:pStyle w:val="Bibliografa"/>
                      <w:rPr>
                        <w:noProof/>
                      </w:rPr>
                    </w:pPr>
                    <w:r>
                      <w:rPr>
                        <w:noProof/>
                      </w:rPr>
                      <w:t xml:space="preserve">[36] </w:t>
                    </w:r>
                  </w:p>
                </w:tc>
                <w:tc>
                  <w:tcPr>
                    <w:tcW w:w="0" w:type="auto"/>
                    <w:hideMark/>
                  </w:tcPr>
                  <w:p w14:paraId="2072ADB0" w14:textId="77777777" w:rsidR="00765D72" w:rsidRPr="00765D72" w:rsidRDefault="00765D72">
                    <w:pPr>
                      <w:pStyle w:val="Bibliografa"/>
                      <w:rPr>
                        <w:noProof/>
                        <w:lang w:val="en-GB"/>
                        <w:rPrChange w:id="478" w:author="Alfonso Díez Ramírez" w:date="2023-07-12T04:12:00Z">
                          <w:rPr>
                            <w:noProof/>
                          </w:rPr>
                        </w:rPrChange>
                      </w:rPr>
                    </w:pPr>
                    <w:r>
                      <w:rPr>
                        <w:noProof/>
                      </w:rPr>
                      <w:t xml:space="preserve">mosquitto, «mosquitto.org,» [En línea]. </w:t>
                    </w:r>
                    <w:r w:rsidRPr="00765D72">
                      <w:rPr>
                        <w:noProof/>
                        <w:lang w:val="en-GB"/>
                        <w:rPrChange w:id="479" w:author="Alfonso Díez Ramírez" w:date="2023-07-12T04:12:00Z">
                          <w:rPr>
                            <w:noProof/>
                          </w:rPr>
                        </w:rPrChange>
                      </w:rPr>
                      <w:t>Available: https://mosquitto.org/man/mosquitto-8.html.</w:t>
                    </w:r>
                  </w:p>
                </w:tc>
              </w:tr>
              <w:tr w:rsidR="00765D72" w14:paraId="552E1BF9" w14:textId="77777777">
                <w:trPr>
                  <w:divId w:val="1213037129"/>
                  <w:tblCellSpacing w:w="15" w:type="dxa"/>
                </w:trPr>
                <w:tc>
                  <w:tcPr>
                    <w:tcW w:w="50" w:type="pct"/>
                    <w:hideMark/>
                  </w:tcPr>
                  <w:p w14:paraId="7F8F65E3" w14:textId="77777777" w:rsidR="00765D72" w:rsidRDefault="00765D72">
                    <w:pPr>
                      <w:pStyle w:val="Bibliografa"/>
                      <w:rPr>
                        <w:noProof/>
                      </w:rPr>
                    </w:pPr>
                    <w:r>
                      <w:rPr>
                        <w:noProof/>
                      </w:rPr>
                      <w:t xml:space="preserve">[37] </w:t>
                    </w:r>
                  </w:p>
                </w:tc>
                <w:tc>
                  <w:tcPr>
                    <w:tcW w:w="0" w:type="auto"/>
                    <w:hideMark/>
                  </w:tcPr>
                  <w:p w14:paraId="3B44B059" w14:textId="77777777" w:rsidR="00765D72" w:rsidRDefault="00765D72">
                    <w:pPr>
                      <w:pStyle w:val="Bibliografa"/>
                      <w:rPr>
                        <w:noProof/>
                      </w:rPr>
                    </w:pPr>
                    <w:r w:rsidRPr="00765D72">
                      <w:rPr>
                        <w:noProof/>
                        <w:lang w:val="en-GB"/>
                        <w:rPrChange w:id="480" w:author="Alfonso Díez Ramírez" w:date="2023-07-12T04:12:00Z">
                          <w:rPr>
                            <w:noProof/>
                          </w:rPr>
                        </w:rPrChange>
                      </w:rPr>
                      <w:t xml:space="preserve">The HiveMQ Team, «hivemq.com,» 16 Febrero 2015. </w:t>
                    </w:r>
                    <w:r>
                      <w:rPr>
                        <w:noProof/>
                      </w:rPr>
                      <w:t>[En línea]. Available: https://www.hivemq.com/blog/mqtt-essentials-part-6-mqtt-quality-of-service-levels/. [Último acceso: 03 Junio 2023].</w:t>
                    </w:r>
                  </w:p>
                </w:tc>
              </w:tr>
              <w:tr w:rsidR="00765D72" w14:paraId="64C8B11A" w14:textId="77777777">
                <w:trPr>
                  <w:divId w:val="1213037129"/>
                  <w:tblCellSpacing w:w="15" w:type="dxa"/>
                </w:trPr>
                <w:tc>
                  <w:tcPr>
                    <w:tcW w:w="50" w:type="pct"/>
                    <w:hideMark/>
                  </w:tcPr>
                  <w:p w14:paraId="64F410E6" w14:textId="77777777" w:rsidR="00765D72" w:rsidRDefault="00765D72">
                    <w:pPr>
                      <w:pStyle w:val="Bibliografa"/>
                      <w:rPr>
                        <w:noProof/>
                      </w:rPr>
                    </w:pPr>
                    <w:r>
                      <w:rPr>
                        <w:noProof/>
                      </w:rPr>
                      <w:t xml:space="preserve">[38] </w:t>
                    </w:r>
                  </w:p>
                </w:tc>
                <w:tc>
                  <w:tcPr>
                    <w:tcW w:w="0" w:type="auto"/>
                    <w:hideMark/>
                  </w:tcPr>
                  <w:p w14:paraId="0239218C" w14:textId="77777777" w:rsidR="00765D72" w:rsidRDefault="00765D72">
                    <w:pPr>
                      <w:pStyle w:val="Bibliografa"/>
                      <w:rPr>
                        <w:noProof/>
                      </w:rPr>
                    </w:pPr>
                    <w:r>
                      <w:rPr>
                        <w:noProof/>
                      </w:rPr>
                      <w:t>Mosquitto, «mosquitto.org,» [En línea]. Available: https://mosquitto.org/man/mosquitto-tls-7.html. [Último acceso: 03 Junio 2023].</w:t>
                    </w:r>
                  </w:p>
                </w:tc>
              </w:tr>
              <w:tr w:rsidR="00765D72" w14:paraId="553C5C31" w14:textId="77777777">
                <w:trPr>
                  <w:divId w:val="1213037129"/>
                  <w:tblCellSpacing w:w="15" w:type="dxa"/>
                </w:trPr>
                <w:tc>
                  <w:tcPr>
                    <w:tcW w:w="50" w:type="pct"/>
                    <w:hideMark/>
                  </w:tcPr>
                  <w:p w14:paraId="023F29F6" w14:textId="77777777" w:rsidR="00765D72" w:rsidRDefault="00765D72">
                    <w:pPr>
                      <w:pStyle w:val="Bibliografa"/>
                      <w:rPr>
                        <w:noProof/>
                      </w:rPr>
                    </w:pPr>
                    <w:r>
                      <w:rPr>
                        <w:noProof/>
                      </w:rPr>
                      <w:t xml:space="preserve">[39] </w:t>
                    </w:r>
                  </w:p>
                </w:tc>
                <w:tc>
                  <w:tcPr>
                    <w:tcW w:w="0" w:type="auto"/>
                    <w:hideMark/>
                  </w:tcPr>
                  <w:p w14:paraId="4C3981FB" w14:textId="77777777" w:rsidR="00765D72" w:rsidRDefault="00765D72">
                    <w:pPr>
                      <w:pStyle w:val="Bibliografa"/>
                      <w:rPr>
                        <w:noProof/>
                      </w:rPr>
                    </w:pPr>
                    <w:r>
                      <w:rPr>
                        <w:noProof/>
                      </w:rPr>
                      <w:t xml:space="preserve">HiveMQ, «HiveMQ.com,» 9 Marzo 2015. [En línea]. </w:t>
                    </w:r>
                    <w:r w:rsidRPr="00765D72">
                      <w:rPr>
                        <w:noProof/>
                        <w:lang w:val="en-GB"/>
                        <w:rPrChange w:id="481" w:author="Alfonso Díez Ramírez" w:date="2023-07-12T04:12:00Z">
                          <w:rPr>
                            <w:noProof/>
                          </w:rPr>
                        </w:rPrChange>
                      </w:rPr>
                      <w:t xml:space="preserve">Available: https://www.hivemq.com/blog/mqtt-essentials-part-9-last-will-and-testament/. </w:t>
                    </w:r>
                    <w:r>
                      <w:rPr>
                        <w:noProof/>
                      </w:rPr>
                      <w:t>[Último acceso: 04 Junio 2023].</w:t>
                    </w:r>
                  </w:p>
                </w:tc>
              </w:tr>
              <w:tr w:rsidR="00765D72" w:rsidRPr="00765D72" w14:paraId="50E0B240" w14:textId="77777777">
                <w:trPr>
                  <w:divId w:val="1213037129"/>
                  <w:tblCellSpacing w:w="15" w:type="dxa"/>
                </w:trPr>
                <w:tc>
                  <w:tcPr>
                    <w:tcW w:w="50" w:type="pct"/>
                    <w:hideMark/>
                  </w:tcPr>
                  <w:p w14:paraId="07A9A4C3" w14:textId="77777777" w:rsidR="00765D72" w:rsidRDefault="00765D72">
                    <w:pPr>
                      <w:pStyle w:val="Bibliografa"/>
                      <w:rPr>
                        <w:noProof/>
                      </w:rPr>
                    </w:pPr>
                    <w:r>
                      <w:rPr>
                        <w:noProof/>
                      </w:rPr>
                      <w:t xml:space="preserve">[40] </w:t>
                    </w:r>
                  </w:p>
                </w:tc>
                <w:tc>
                  <w:tcPr>
                    <w:tcW w:w="0" w:type="auto"/>
                    <w:hideMark/>
                  </w:tcPr>
                  <w:p w14:paraId="122281F8" w14:textId="77777777" w:rsidR="00765D72" w:rsidRPr="00765D72" w:rsidRDefault="00765D72">
                    <w:pPr>
                      <w:pStyle w:val="Bibliografa"/>
                      <w:rPr>
                        <w:noProof/>
                        <w:lang w:val="en-GB"/>
                        <w:rPrChange w:id="482" w:author="Alfonso Díez Ramírez" w:date="2023-07-12T04:12:00Z">
                          <w:rPr>
                            <w:noProof/>
                          </w:rPr>
                        </w:rPrChange>
                      </w:rPr>
                    </w:pPr>
                    <w:r>
                      <w:rPr>
                        <w:noProof/>
                      </w:rPr>
                      <w:t xml:space="preserve">Jenkins, «jenkins.io,» [En línea]. </w:t>
                    </w:r>
                    <w:r w:rsidRPr="00765D72">
                      <w:rPr>
                        <w:noProof/>
                        <w:lang w:val="en-GB"/>
                        <w:rPrChange w:id="483" w:author="Alfonso Díez Ramírez" w:date="2023-07-12T04:12:00Z">
                          <w:rPr>
                            <w:noProof/>
                          </w:rPr>
                        </w:rPrChange>
                      </w:rPr>
                      <w:t>Available: https://www.jenkins.io/doc/.</w:t>
                    </w:r>
                  </w:p>
                </w:tc>
              </w:tr>
              <w:tr w:rsidR="00765D72" w14:paraId="2C9229F2" w14:textId="77777777">
                <w:trPr>
                  <w:divId w:val="1213037129"/>
                  <w:tblCellSpacing w:w="15" w:type="dxa"/>
                </w:trPr>
                <w:tc>
                  <w:tcPr>
                    <w:tcW w:w="50" w:type="pct"/>
                    <w:hideMark/>
                  </w:tcPr>
                  <w:p w14:paraId="57233311" w14:textId="77777777" w:rsidR="00765D72" w:rsidRDefault="00765D72">
                    <w:pPr>
                      <w:pStyle w:val="Bibliografa"/>
                      <w:rPr>
                        <w:noProof/>
                      </w:rPr>
                    </w:pPr>
                    <w:r>
                      <w:rPr>
                        <w:noProof/>
                      </w:rPr>
                      <w:t xml:space="preserve">[41] </w:t>
                    </w:r>
                  </w:p>
                </w:tc>
                <w:tc>
                  <w:tcPr>
                    <w:tcW w:w="0" w:type="auto"/>
                    <w:hideMark/>
                  </w:tcPr>
                  <w:p w14:paraId="7C6AE9A4" w14:textId="77777777" w:rsidR="00765D72" w:rsidRDefault="00765D72">
                    <w:pPr>
                      <w:pStyle w:val="Bibliografa"/>
                      <w:rPr>
                        <w:noProof/>
                      </w:rPr>
                    </w:pPr>
                    <w:r>
                      <w:rPr>
                        <w:noProof/>
                      </w:rPr>
                      <w:t xml:space="preserve">«https://docs.k3s.io/installation/kube-dashboard,» [En línea]. </w:t>
                    </w:r>
                  </w:p>
                </w:tc>
              </w:tr>
              <w:tr w:rsidR="00765D72" w:rsidRPr="00765D72" w14:paraId="7F7CF93F" w14:textId="77777777">
                <w:trPr>
                  <w:divId w:val="1213037129"/>
                  <w:tblCellSpacing w:w="15" w:type="dxa"/>
                </w:trPr>
                <w:tc>
                  <w:tcPr>
                    <w:tcW w:w="50" w:type="pct"/>
                    <w:hideMark/>
                  </w:tcPr>
                  <w:p w14:paraId="7E5FFC02" w14:textId="77777777" w:rsidR="00765D72" w:rsidRDefault="00765D72">
                    <w:pPr>
                      <w:pStyle w:val="Bibliografa"/>
                      <w:rPr>
                        <w:noProof/>
                      </w:rPr>
                    </w:pPr>
                    <w:r>
                      <w:rPr>
                        <w:noProof/>
                      </w:rPr>
                      <w:t xml:space="preserve">[42] </w:t>
                    </w:r>
                  </w:p>
                </w:tc>
                <w:tc>
                  <w:tcPr>
                    <w:tcW w:w="0" w:type="auto"/>
                    <w:hideMark/>
                  </w:tcPr>
                  <w:p w14:paraId="4353C36D" w14:textId="77777777" w:rsidR="00765D72" w:rsidRPr="00765D72" w:rsidRDefault="00765D72">
                    <w:pPr>
                      <w:pStyle w:val="Bibliografa"/>
                      <w:rPr>
                        <w:noProof/>
                        <w:lang w:val="en-GB"/>
                        <w:rPrChange w:id="484" w:author="Alfonso Díez Ramírez" w:date="2023-07-12T04:12:00Z">
                          <w:rPr>
                            <w:noProof/>
                          </w:rPr>
                        </w:rPrChange>
                      </w:rPr>
                    </w:pPr>
                    <w:r>
                      <w:rPr>
                        <w:noProof/>
                      </w:rPr>
                      <w:t xml:space="preserve">Steve, «steves-internet-guide,» 14 Febrero 2023. [En línea]. </w:t>
                    </w:r>
                    <w:r w:rsidRPr="00765D72">
                      <w:rPr>
                        <w:noProof/>
                        <w:lang w:val="en-GB"/>
                        <w:rPrChange w:id="485" w:author="Alfonso Díez Ramírez" w:date="2023-07-12T04:12:00Z">
                          <w:rPr>
                            <w:noProof/>
                          </w:rPr>
                        </w:rPrChange>
                      </w:rPr>
                      <w:t>Available: http://www.steves-internet-guide.com/mosquitto-tls/.</w:t>
                    </w:r>
                  </w:p>
                </w:tc>
              </w:tr>
              <w:tr w:rsidR="00765D72" w:rsidRPr="00765D72" w14:paraId="4A8477EB" w14:textId="77777777">
                <w:trPr>
                  <w:divId w:val="1213037129"/>
                  <w:tblCellSpacing w:w="15" w:type="dxa"/>
                </w:trPr>
                <w:tc>
                  <w:tcPr>
                    <w:tcW w:w="50" w:type="pct"/>
                    <w:hideMark/>
                  </w:tcPr>
                  <w:p w14:paraId="7872DF1E" w14:textId="77777777" w:rsidR="00765D72" w:rsidRDefault="00765D72">
                    <w:pPr>
                      <w:pStyle w:val="Bibliografa"/>
                      <w:rPr>
                        <w:noProof/>
                      </w:rPr>
                    </w:pPr>
                    <w:r>
                      <w:rPr>
                        <w:noProof/>
                      </w:rPr>
                      <w:t xml:space="preserve">[43] </w:t>
                    </w:r>
                  </w:p>
                </w:tc>
                <w:tc>
                  <w:tcPr>
                    <w:tcW w:w="0" w:type="auto"/>
                    <w:hideMark/>
                  </w:tcPr>
                  <w:p w14:paraId="69E67E34" w14:textId="77777777" w:rsidR="00765D72" w:rsidRPr="00765D72" w:rsidRDefault="00765D72">
                    <w:pPr>
                      <w:pStyle w:val="Bibliografa"/>
                      <w:rPr>
                        <w:noProof/>
                        <w:lang w:val="en-GB"/>
                        <w:rPrChange w:id="486" w:author="Alfonso Díez Ramírez" w:date="2023-07-12T04:12:00Z">
                          <w:rPr>
                            <w:noProof/>
                          </w:rPr>
                        </w:rPrChange>
                      </w:rPr>
                    </w:pPr>
                    <w:r w:rsidRPr="00765D72">
                      <w:rPr>
                        <w:noProof/>
                        <w:lang w:val="en-GB"/>
                        <w:rPrChange w:id="487" w:author="Alfonso Díez Ramírez" w:date="2023-07-12T04:12:00Z">
                          <w:rPr>
                            <w:noProof/>
                          </w:rPr>
                        </w:rPrChange>
                      </w:rPr>
                      <w:t xml:space="preserve">W. d. D. V. P. a. A. P. Alessio Botta, «Integration of Cloud computing and Internet of Things: A survey,» </w:t>
                    </w:r>
                    <w:r w:rsidRPr="00765D72">
                      <w:rPr>
                        <w:i/>
                        <w:iCs/>
                        <w:noProof/>
                        <w:lang w:val="en-GB"/>
                        <w:rPrChange w:id="488" w:author="Alfonso Díez Ramírez" w:date="2023-07-12T04:12:00Z">
                          <w:rPr>
                            <w:i/>
                            <w:iCs/>
                            <w:noProof/>
                          </w:rPr>
                        </w:rPrChange>
                      </w:rPr>
                      <w:t xml:space="preserve">Future Generation Computer Systems, </w:t>
                    </w:r>
                    <w:r w:rsidRPr="00765D72">
                      <w:rPr>
                        <w:noProof/>
                        <w:lang w:val="en-GB"/>
                        <w:rPrChange w:id="489" w:author="Alfonso Díez Ramírez" w:date="2023-07-12T04:12:00Z">
                          <w:rPr>
                            <w:noProof/>
                          </w:rPr>
                        </w:rPrChange>
                      </w:rPr>
                      <w:t xml:space="preserve">vol. 56, nº 0167-739X, pp. 684-700, 2016. </w:t>
                    </w:r>
                  </w:p>
                </w:tc>
              </w:tr>
              <w:tr w:rsidR="00765D72" w:rsidRPr="00765D72" w14:paraId="3EBD8CF1" w14:textId="77777777">
                <w:trPr>
                  <w:divId w:val="1213037129"/>
                  <w:tblCellSpacing w:w="15" w:type="dxa"/>
                </w:trPr>
                <w:tc>
                  <w:tcPr>
                    <w:tcW w:w="50" w:type="pct"/>
                    <w:hideMark/>
                  </w:tcPr>
                  <w:p w14:paraId="56F942D8" w14:textId="77777777" w:rsidR="00765D72" w:rsidRDefault="00765D72">
                    <w:pPr>
                      <w:pStyle w:val="Bibliografa"/>
                      <w:rPr>
                        <w:noProof/>
                      </w:rPr>
                    </w:pPr>
                    <w:r>
                      <w:rPr>
                        <w:noProof/>
                      </w:rPr>
                      <w:lastRenderedPageBreak/>
                      <w:t xml:space="preserve">[44] </w:t>
                    </w:r>
                  </w:p>
                </w:tc>
                <w:tc>
                  <w:tcPr>
                    <w:tcW w:w="0" w:type="auto"/>
                    <w:hideMark/>
                  </w:tcPr>
                  <w:p w14:paraId="33863575" w14:textId="77777777" w:rsidR="00765D72" w:rsidRPr="00765D72" w:rsidRDefault="00765D72">
                    <w:pPr>
                      <w:pStyle w:val="Bibliografa"/>
                      <w:rPr>
                        <w:noProof/>
                        <w:lang w:val="en-GB"/>
                        <w:rPrChange w:id="490" w:author="Alfonso Díez Ramírez" w:date="2023-07-12T04:12:00Z">
                          <w:rPr>
                            <w:noProof/>
                          </w:rPr>
                        </w:rPrChange>
                      </w:rPr>
                    </w:pPr>
                    <w:r w:rsidRPr="00765D72">
                      <w:rPr>
                        <w:noProof/>
                        <w:lang w:val="en-GB"/>
                        <w:rPrChange w:id="491" w:author="Alfonso Díez Ramírez" w:date="2023-07-12T04:12:00Z">
                          <w:rPr>
                            <w:noProof/>
                          </w:rPr>
                        </w:rPrChange>
                      </w:rPr>
                      <w:t xml:space="preserve">N. M. Ishtiaq Ali, «Virtual Machines and Networks - Installation, Performance Study, Advantages and Virtualization Options,» </w:t>
                    </w:r>
                    <w:r w:rsidRPr="00765D72">
                      <w:rPr>
                        <w:i/>
                        <w:iCs/>
                        <w:noProof/>
                        <w:lang w:val="en-GB"/>
                        <w:rPrChange w:id="492" w:author="Alfonso Díez Ramírez" w:date="2023-07-12T04:12:00Z">
                          <w:rPr>
                            <w:i/>
                            <w:iCs/>
                            <w:noProof/>
                          </w:rPr>
                        </w:rPrChange>
                      </w:rPr>
                      <w:t xml:space="preserve">International Journal of Network Security and its Applications, </w:t>
                    </w:r>
                    <w:r w:rsidRPr="00765D72">
                      <w:rPr>
                        <w:noProof/>
                        <w:lang w:val="en-GB"/>
                        <w:rPrChange w:id="493" w:author="Alfonso Díez Ramírez" w:date="2023-07-12T04:12:00Z">
                          <w:rPr>
                            <w:noProof/>
                          </w:rPr>
                        </w:rPrChange>
                      </w:rPr>
                      <w:t xml:space="preserve">vol. 3, nº arXiv:1105.0061, pp. 1-15, 2011. </w:t>
                    </w:r>
                  </w:p>
                </w:tc>
              </w:tr>
              <w:tr w:rsidR="00765D72" w:rsidRPr="00765D72" w14:paraId="1EE47FB2" w14:textId="77777777">
                <w:trPr>
                  <w:divId w:val="1213037129"/>
                  <w:tblCellSpacing w:w="15" w:type="dxa"/>
                </w:trPr>
                <w:tc>
                  <w:tcPr>
                    <w:tcW w:w="50" w:type="pct"/>
                    <w:hideMark/>
                  </w:tcPr>
                  <w:p w14:paraId="08D4BF50" w14:textId="77777777" w:rsidR="00765D72" w:rsidRDefault="00765D72">
                    <w:pPr>
                      <w:pStyle w:val="Bibliografa"/>
                      <w:rPr>
                        <w:noProof/>
                      </w:rPr>
                    </w:pPr>
                    <w:r>
                      <w:rPr>
                        <w:noProof/>
                      </w:rPr>
                      <w:t xml:space="preserve">[45] </w:t>
                    </w:r>
                  </w:p>
                </w:tc>
                <w:tc>
                  <w:tcPr>
                    <w:tcW w:w="0" w:type="auto"/>
                    <w:hideMark/>
                  </w:tcPr>
                  <w:p w14:paraId="64BC17A8" w14:textId="77777777" w:rsidR="00765D72" w:rsidRPr="00765D72" w:rsidRDefault="00765D72">
                    <w:pPr>
                      <w:pStyle w:val="Bibliografa"/>
                      <w:rPr>
                        <w:noProof/>
                        <w:lang w:val="en-GB"/>
                        <w:rPrChange w:id="494" w:author="Alfonso Díez Ramírez" w:date="2023-07-12T04:12:00Z">
                          <w:rPr>
                            <w:noProof/>
                          </w:rPr>
                        </w:rPrChange>
                      </w:rPr>
                    </w:pPr>
                    <w:r w:rsidRPr="00765D72">
                      <w:rPr>
                        <w:noProof/>
                        <w:lang w:val="en-GB"/>
                        <w:rPrChange w:id="495" w:author="Alfonso Díez Ramírez" w:date="2023-07-12T04:12:00Z">
                          <w:rPr>
                            <w:noProof/>
                          </w:rPr>
                        </w:rPrChange>
                      </w:rPr>
                      <w:t xml:space="preserve">J. R. J. F. S. H. A. N. S. a. Y. C. M. Alam, «Orchestration of Microservices for IoT Using Docker and Edge Computing,» </w:t>
                    </w:r>
                    <w:r w:rsidRPr="00765D72">
                      <w:rPr>
                        <w:i/>
                        <w:iCs/>
                        <w:noProof/>
                        <w:lang w:val="en-GB"/>
                        <w:rPrChange w:id="496" w:author="Alfonso Díez Ramírez" w:date="2023-07-12T04:12:00Z">
                          <w:rPr>
                            <w:i/>
                            <w:iCs/>
                            <w:noProof/>
                          </w:rPr>
                        </w:rPrChange>
                      </w:rPr>
                      <w:t xml:space="preserve">IEEE Communications Magazine, </w:t>
                    </w:r>
                    <w:r w:rsidRPr="00765D72">
                      <w:rPr>
                        <w:noProof/>
                        <w:lang w:val="en-GB"/>
                        <w:rPrChange w:id="497" w:author="Alfonso Díez Ramírez" w:date="2023-07-12T04:12:00Z">
                          <w:rPr>
                            <w:noProof/>
                          </w:rPr>
                        </w:rPrChange>
                      </w:rPr>
                      <w:t xml:space="preserve">vol. 56, nº 9, pp. 118-123, 2018. </w:t>
                    </w:r>
                  </w:p>
                </w:tc>
              </w:tr>
            </w:tbl>
            <w:p w14:paraId="3F038636" w14:textId="77777777" w:rsidR="00765D72" w:rsidRPr="00765D72" w:rsidRDefault="00765D72">
              <w:pPr>
                <w:divId w:val="1213037129"/>
                <w:rPr>
                  <w:rFonts w:eastAsia="Times New Roman"/>
                  <w:noProof/>
                  <w:lang w:val="en-GB"/>
                  <w:rPrChange w:id="498" w:author="Alfonso Díez Ramírez" w:date="2023-07-12T04:12:00Z">
                    <w:rPr>
                      <w:rFonts w:eastAsia="Times New Roman"/>
                      <w:noProof/>
                    </w:rPr>
                  </w:rPrChange>
                </w:rPr>
              </w:pPr>
            </w:p>
            <w:p w14:paraId="3AC41AB0" w14:textId="503D59C6" w:rsidR="002A2F65" w:rsidRPr="002A2F65" w:rsidRDefault="002A2F65" w:rsidP="00765D72">
              <w:pPr>
                <w:pStyle w:val="Bibliografa"/>
                <w:rPr>
                  <w:noProof/>
                  <w:kern w:val="0"/>
                  <w:szCs w:val="24"/>
                  <w14:ligatures w14:val="none"/>
                </w:rPr>
              </w:pPr>
              <w:r>
                <w:rPr>
                  <w:b/>
                  <w:bCs/>
                </w:rPr>
                <w:fldChar w:fldCharType="end"/>
              </w:r>
            </w:p>
          </w:sdtContent>
        </w:sdt>
      </w:sdtContent>
    </w:sdt>
    <w:p w14:paraId="577E7D03" w14:textId="0497706C" w:rsidR="00E23E4F" w:rsidRDefault="00E23E4F" w:rsidP="00A7149F">
      <w:pPr>
        <w:pStyle w:val="Ttulo2"/>
        <w:numPr>
          <w:ilvl w:val="0"/>
          <w:numId w:val="17"/>
        </w:numPr>
        <w:pPrChange w:id="499" w:author="Alfonso Díez Ramírez" w:date="2023-07-11T13:46:00Z">
          <w:pPr>
            <w:pStyle w:val="Ttulo2"/>
            <w:numPr>
              <w:numId w:val="37"/>
            </w:numPr>
            <w:ind w:left="720" w:hanging="360"/>
          </w:pPr>
        </w:pPrChange>
      </w:pPr>
      <w:r>
        <w:br w:type="page"/>
      </w:r>
    </w:p>
    <w:p w14:paraId="1C4304FA" w14:textId="4D65A369" w:rsidR="00D05272" w:rsidRDefault="00D05272" w:rsidP="00D05272">
      <w:pPr>
        <w:pStyle w:val="Ttulo2"/>
      </w:pPr>
      <w:bookmarkStart w:id="500" w:name="_Toc140005149"/>
      <w:r>
        <w:lastRenderedPageBreak/>
        <w:t>Anexo</w:t>
      </w:r>
      <w:ins w:id="501" w:author="JESSICA DIAZ FERNANDEZ" w:date="2023-07-11T01:20:00Z">
        <w:r w:rsidR="00361255">
          <w:t>. Código</w:t>
        </w:r>
      </w:ins>
      <w:del w:id="502" w:author="JESSICA DIAZ FERNANDEZ" w:date="2023-07-11T01:20:00Z">
        <w:r w:rsidDel="00361255">
          <w:delText>s</w:delText>
        </w:r>
      </w:del>
      <w:bookmarkEnd w:id="500"/>
    </w:p>
    <w:p w14:paraId="3A328380" w14:textId="39CA56EA" w:rsidR="00D05272" w:rsidRDefault="00D05272" w:rsidP="002C2BA6">
      <w:pPr>
        <w:pStyle w:val="Ttulo3"/>
        <w:numPr>
          <w:ilvl w:val="0"/>
          <w:numId w:val="27"/>
        </w:numPr>
      </w:pPr>
      <w:bookmarkStart w:id="503" w:name="_Toc140005150"/>
      <w:r>
        <w:t>Código</w:t>
      </w:r>
      <w:bookmarkEnd w:id="503"/>
    </w:p>
    <w:p w14:paraId="35B75DB2" w14:textId="12BA9842" w:rsidR="00A512CE" w:rsidRDefault="00A512CE" w:rsidP="00A512CE">
      <w:pPr>
        <w:pStyle w:val="Ttulo4"/>
      </w:pPr>
      <w:r>
        <w:t>Vagrantfile</w:t>
      </w:r>
    </w:p>
    <w:p w14:paraId="37CEBE72" w14:textId="2C7E1DE7" w:rsidR="00191821" w:rsidRPr="00191821" w:rsidRDefault="00191821" w:rsidP="00191821">
      <w:r>
        <w:t xml:space="preserve">El código del </w:t>
      </w:r>
      <w:proofErr w:type="spellStart"/>
      <w:r>
        <w:t>vagrantfile</w:t>
      </w:r>
      <w:proofErr w:type="spellEnd"/>
      <w:r>
        <w:t xml:space="preserve"> realiza las siguientes acciones:</w:t>
      </w:r>
    </w:p>
    <w:p w14:paraId="5E98BD1B" w14:textId="52EDABB7" w:rsidR="0089463A" w:rsidRDefault="0089463A" w:rsidP="0089463A">
      <w:pPr>
        <w:numPr>
          <w:ilvl w:val="0"/>
          <w:numId w:val="15"/>
        </w:numPr>
      </w:pPr>
      <w:r>
        <w:t xml:space="preserve">Se define una </w:t>
      </w:r>
      <w:proofErr w:type="spellStart"/>
      <w:r>
        <w:t>maquina</w:t>
      </w:r>
      <w:proofErr w:type="spellEnd"/>
      <w:r>
        <w:t xml:space="preserve"> virtual para Jenkins con la imagen base “</w:t>
      </w:r>
      <w:proofErr w:type="spellStart"/>
      <w:r w:rsidRPr="0089463A">
        <w:t>ubuntu</w:t>
      </w:r>
      <w:proofErr w:type="spellEnd"/>
      <w:r w:rsidRPr="0089463A">
        <w:t>/focal64</w:t>
      </w:r>
      <w:r>
        <w:t>”, equivalente a Ubuntu:20.03LTD</w:t>
      </w:r>
      <w:r w:rsidR="009E6A8B">
        <w:t xml:space="preserve">, esto se debe a que la versión de Ubuntu 14 que se utiliza en el resto de MV no está soportada por Jenkins y la 18.03 se encuentra en </w:t>
      </w:r>
      <w:proofErr w:type="spellStart"/>
      <w:r w:rsidR="009E6A8B">
        <w:t>end</w:t>
      </w:r>
      <w:proofErr w:type="spellEnd"/>
      <w:r w:rsidR="009E6A8B">
        <w:t xml:space="preserve"> of </w:t>
      </w:r>
      <w:proofErr w:type="spellStart"/>
      <w:r w:rsidR="009E6A8B">
        <w:t>life</w:t>
      </w:r>
      <w:proofErr w:type="spellEnd"/>
      <w:r>
        <w:t xml:space="preserve">. Se le asigna la dirección </w:t>
      </w:r>
      <w:proofErr w:type="spellStart"/>
      <w:r>
        <w:t>ip</w:t>
      </w:r>
      <w:proofErr w:type="spellEnd"/>
      <w:r>
        <w:t xml:space="preserve"> </w:t>
      </w:r>
      <w:r w:rsidRPr="0089463A">
        <w:t>192.168.22.40</w:t>
      </w:r>
      <w:r>
        <w:t xml:space="preserve"> y se hace forward de los puertos 2376, 8080 y 50000, aunque solo sería estrictamente necesario el 8080.</w:t>
      </w:r>
      <w:r w:rsidRPr="0089463A">
        <w:t xml:space="preserve"> </w:t>
      </w:r>
      <w:r w:rsidRPr="00A63C28">
        <w:t>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t xml:space="preserve"> que utilizaremos para volcar el token del usuario </w:t>
      </w:r>
      <w:proofErr w:type="spellStart"/>
      <w:r>
        <w:t>admin</w:t>
      </w:r>
      <w:proofErr w:type="spellEnd"/>
      <w:r>
        <w:t xml:space="preserve"> de Jenkins que nos será solicitado durante el primer arranque y hasta que creemos un usuario nominal.</w:t>
      </w:r>
      <w:r>
        <w:br/>
        <w:t>Por último se ejecuta el script de provisión “jenkins2.sh” que se encarga de la instalación, configuración básica y obtención del token.</w:t>
      </w:r>
    </w:p>
    <w:p w14:paraId="6A8EF1AA" w14:textId="617365DB"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w:t>
      </w:r>
      <w:proofErr w:type="spellStart"/>
      <w:r w:rsidRPr="00A63C28">
        <w:t>elastic</w:t>
      </w:r>
      <w:proofErr w:type="spellEnd"/>
      <w:r w:rsidRPr="00A63C28">
        <w:t>" que se configura con la imagen base "</w:t>
      </w:r>
      <w:proofErr w:type="spellStart"/>
      <w:r w:rsidRPr="00A63C28">
        <w:t>ubuntu</w:t>
      </w:r>
      <w:proofErr w:type="spellEnd"/>
      <w:r w:rsidRPr="00A63C28">
        <w:t xml:space="preserve">/xenial64".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w:t>
      </w:r>
      <w:proofErr w:type="spellStart"/>
      <w:r w:rsidR="00E057BD">
        <w:t>Kibana</w:t>
      </w:r>
      <w:proofErr w:type="spellEnd"/>
      <w:r w:rsidR="00E057BD">
        <w:t xml:space="preserve"> u otros usuarios vía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w:t>
      </w:r>
      <w:proofErr w:type="spellStart"/>
      <w:r w:rsidR="00E057BD">
        <w:t>Kibana</w:t>
      </w:r>
      <w:proofErr w:type="spellEnd"/>
      <w:r w:rsidR="00E057BD">
        <w:t xml:space="preserve"> y la contraseña del usuario “</w:t>
      </w:r>
      <w:proofErr w:type="spellStart"/>
      <w:r w:rsidR="00E057BD">
        <w:t>elastic</w:t>
      </w:r>
      <w:proofErr w:type="spellEnd"/>
      <w:r w:rsidR="00E057BD">
        <w:t>”</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w:t>
      </w:r>
      <w:proofErr w:type="spellStart"/>
      <w:r w:rsidRPr="00A63C28">
        <w:t>kibana</w:t>
      </w:r>
      <w:proofErr w:type="spellEnd"/>
      <w:r w:rsidRPr="00A63C28">
        <w:t>" con configuraciones similares a la máquina "</w:t>
      </w:r>
      <w:proofErr w:type="spellStart"/>
      <w:r w:rsidRPr="00A63C28">
        <w:t>elastic</w:t>
      </w:r>
      <w:proofErr w:type="spellEnd"/>
      <w:r w:rsidRPr="00A63C28">
        <w:t xml:space="preserve">",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w:t>
      </w:r>
      <w:proofErr w:type="spellStart"/>
      <w:r w:rsidR="00E057BD">
        <w:t>kibana</w:t>
      </w:r>
      <w:proofErr w:type="spellEnd"/>
      <w:r w:rsidR="00E057BD">
        <w:t xml:space="preserve">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"KibanaProvision.sh"</w:t>
      </w:r>
      <w:r w:rsidR="00E057BD">
        <w:t xml:space="preserve"> que se encarga de la instalación y configuración de </w:t>
      </w:r>
      <w:proofErr w:type="spellStart"/>
      <w:r w:rsidR="00E057BD">
        <w:t>kibana</w:t>
      </w:r>
      <w:proofErr w:type="spellEnd"/>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logstash</w:t>
      </w:r>
      <w:proofErr w:type="spellEnd"/>
      <w:r w:rsidRPr="00A63C28">
        <w:t xml:space="preserve">". Esta vez se especifican algunas configuraciones adicionales dentro del bloque </w:t>
      </w:r>
      <w:proofErr w:type="spellStart"/>
      <w:proofErr w:type="gramStart"/>
      <w:r w:rsidRPr="00A63C28">
        <w:rPr>
          <w:b/>
          <w:bCs/>
        </w:rPr>
        <w:t>logstash.vm.provider</w:t>
      </w:r>
      <w:proofErr w:type="spellEnd"/>
      <w:proofErr w:type="gramEnd"/>
      <w:r w:rsidRPr="00A63C28">
        <w:rPr>
          <w:b/>
          <w:bCs/>
        </w:rPr>
        <w:t xml:space="preserve"> "</w:t>
      </w:r>
      <w:proofErr w:type="spellStart"/>
      <w:r w:rsidRPr="00A63C28">
        <w:rPr>
          <w:b/>
          <w:bCs/>
        </w:rPr>
        <w:t>virtualbox</w:t>
      </w:r>
      <w:proofErr w:type="spellEnd"/>
      <w:r w:rsidRPr="00A63C28">
        <w:rPr>
          <w:b/>
          <w:bCs/>
        </w:rPr>
        <w:t>"</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proofErr w:type="spellStart"/>
      <w:r w:rsidR="00E057BD" w:rsidRPr="00E057BD">
        <w:t>bin</w:t>
      </w:r>
      <w:proofErr w:type="spellEnd"/>
      <w:r w:rsidR="00E057BD" w:rsidRPr="00E057BD">
        <w:t>/</w:t>
      </w:r>
      <w:proofErr w:type="spellStart"/>
      <w:r w:rsidR="00E057BD" w:rsidRPr="00E057BD">
        <w:t>logstash</w:t>
      </w:r>
      <w:proofErr w:type="spellEnd"/>
      <w:r w:rsidR="00E057BD" w:rsidRPr="00E057BD">
        <w:t xml:space="preserve">-plugin </w:t>
      </w:r>
      <w:proofErr w:type="spellStart"/>
      <w:r w:rsidR="00E057BD" w:rsidRPr="00E057BD">
        <w:t>install</w:t>
      </w:r>
      <w:proofErr w:type="spellEnd"/>
      <w:r w:rsidR="00E057BD" w:rsidRPr="00E057BD">
        <w:t xml:space="preserve"> &lt;</w:t>
      </w:r>
      <w:proofErr w:type="spellStart"/>
      <w:r w:rsidR="00E057BD" w:rsidRPr="00E057BD">
        <w:t>plugin_name</w:t>
      </w:r>
      <w:proofErr w:type="spellEnd"/>
      <w:r w:rsidR="00E057BD" w:rsidRPr="00E057BD">
        <w:t>&gt;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w:t>
      </w:r>
      <w:proofErr w:type="spellStart"/>
      <w:r w:rsidR="00E057BD">
        <w:t>logstash</w:t>
      </w:r>
      <w:proofErr w:type="spellEnd"/>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"logstashProvision.sh".</w:t>
      </w:r>
    </w:p>
    <w:p w14:paraId="364E4AD0" w14:textId="192BE6FC" w:rsidR="00A63C28" w:rsidRPr="00A63C28" w:rsidRDefault="00A63C28" w:rsidP="00A63C28">
      <w:pPr>
        <w:numPr>
          <w:ilvl w:val="0"/>
          <w:numId w:val="15"/>
        </w:numPr>
      </w:pPr>
      <w:r w:rsidRPr="00A63C28">
        <w:lastRenderedPageBreak/>
        <w:t xml:space="preserve">Se define </w:t>
      </w:r>
      <w:r w:rsidR="009630DB">
        <w:t>la</w:t>
      </w:r>
      <w:r w:rsidRPr="00A63C28">
        <w:t xml:space="preserve"> máquina "</w:t>
      </w:r>
      <w:proofErr w:type="spellStart"/>
      <w:r w:rsidRPr="00A63C28">
        <w:t>mosquitto</w:t>
      </w:r>
      <w:proofErr w:type="spellEnd"/>
      <w:r w:rsidRPr="00A63C28">
        <w:t xml:space="preserve">"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w:t>
      </w:r>
      <w:proofErr w:type="spellStart"/>
      <w:r w:rsidRPr="00A63C28">
        <w:t>shell</w:t>
      </w:r>
      <w:proofErr w:type="spellEnd"/>
      <w:r w:rsidRPr="00A63C28">
        <w:t>, "mosquittoProvision.sh" y "beatstologstashProvision.sh"</w:t>
      </w:r>
      <w:r w:rsidR="00191821">
        <w:t xml:space="preserve"> que instalaran y configurara, </w:t>
      </w:r>
      <w:proofErr w:type="spellStart"/>
      <w:r w:rsidR="00191821">
        <w:t>mosquitto</w:t>
      </w:r>
      <w:proofErr w:type="spellEnd"/>
      <w:r w:rsidR="00191821">
        <w:t xml:space="preserve"> y </w:t>
      </w:r>
      <w:proofErr w:type="spellStart"/>
      <w:r w:rsidR="00191821">
        <w:t>filebeats</w:t>
      </w:r>
      <w:proofErr w:type="spellEnd"/>
      <w:r w:rsidR="00191821">
        <w:t xml:space="preserve">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kubemaster</w:t>
      </w:r>
      <w:proofErr w:type="spellEnd"/>
      <w:r w:rsidRPr="00A63C28">
        <w:t xml:space="preserve">" que se utilizará como nodo maestro para </w:t>
      </w:r>
      <w:proofErr w:type="spellStart"/>
      <w:r w:rsidRPr="00A63C28">
        <w:t>Kubernetes</w:t>
      </w:r>
      <w:proofErr w:type="spellEnd"/>
      <w:r w:rsidRPr="00A63C28">
        <w:t xml:space="preserve"> (K3S). Se asigna una dirección IP privada de "192.168.22.30". Se reenvían los puertos desde el puerto 6443 y el puerto 8001 del huésped a los 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w:t>
      </w:r>
      <w:proofErr w:type="spellStart"/>
      <w:r w:rsidRPr="00A63C28">
        <w:t>kubemaster</w:t>
      </w:r>
      <w:proofErr w:type="spellEnd"/>
      <w:r w:rsidRPr="00A63C28">
        <w:t>"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"workerNode.sh".</w:t>
      </w:r>
    </w:p>
    <w:p w14:paraId="4F9E8B98" w14:textId="6C741673" w:rsidR="00A63C28" w:rsidRPr="00A63C28" w:rsidRDefault="00A63C28" w:rsidP="00A63C28">
      <w:r w:rsidRPr="00A63C28">
        <w:t xml:space="preserve">En resumen, este código de </w:t>
      </w:r>
      <w:proofErr w:type="spellStart"/>
      <w:r w:rsidRPr="00A63C28">
        <w:t>Vagrant</w:t>
      </w:r>
      <w:proofErr w:type="spellEnd"/>
      <w:r w:rsidRPr="00A63C28">
        <w:t xml:space="preserve"> configura varias máquinas virtuales con diferentes roles y configuraciones de red, sincronización de carpetas y provisión de scripts de </w:t>
      </w:r>
      <w:proofErr w:type="spellStart"/>
      <w:r w:rsidRPr="00A63C28">
        <w:t>shell</w:t>
      </w:r>
      <w:proofErr w:type="spellEnd"/>
      <w:r w:rsidRPr="00A63C28">
        <w:t xml:space="preserve">. Se puede utilizar para crear un entorno de desarrollo o despliegue de aplicaciones que incluya Elasticsearch, </w:t>
      </w:r>
      <w:proofErr w:type="spellStart"/>
      <w:r w:rsidRPr="00A63C28">
        <w:t>Kibana</w:t>
      </w:r>
      <w:proofErr w:type="spellEnd"/>
      <w:r w:rsidRPr="00A63C28">
        <w:t xml:space="preserve">, </w:t>
      </w:r>
      <w:proofErr w:type="spellStart"/>
      <w:r w:rsidRPr="00A63C28">
        <w:t>Logstash</w:t>
      </w:r>
      <w:proofErr w:type="spellEnd"/>
      <w:r w:rsidRPr="00A63C28">
        <w:t xml:space="preserve">, </w:t>
      </w:r>
      <w:proofErr w:type="spellStart"/>
      <w:r w:rsidRPr="00A63C28">
        <w:t>Mosquitto</w:t>
      </w:r>
      <w:proofErr w:type="spellEnd"/>
      <w:r w:rsidRPr="00A63C28">
        <w:t xml:space="preserve"> y un clúster </w:t>
      </w:r>
      <w:proofErr w:type="spellStart"/>
      <w:r w:rsidRPr="00A63C28">
        <w:t>Kubernetes</w:t>
      </w:r>
      <w:proofErr w:type="spellEnd"/>
      <w:r w:rsidRPr="00A63C28">
        <w:t xml:space="preserve">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47F264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572140">
              <w:rPr>
                <w:rFonts w:ascii="Courier New" w:eastAsia="Times New Roman" w:hAnsi="Courier New" w:cs="Courier New"/>
                <w:color w:val="000000"/>
                <w:kern w:val="0"/>
                <w:sz w:val="20"/>
                <w:szCs w:val="20"/>
                <w:lang w:val="en-GB" w:eastAsia="es-ES"/>
                <w14:ligatures w14:val="none"/>
              </w:rPr>
              <w:t>Vagrant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configure</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808080"/>
                <w:kern w:val="0"/>
                <w:sz w:val="20"/>
                <w:szCs w:val="20"/>
                <w:lang w:val="en-GB" w:eastAsia="es-ES"/>
                <w14:ligatures w14:val="none"/>
              </w:rPr>
              <w:t>"2"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p>
          <w:p w14:paraId="5CED56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forward_agent</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true</w:t>
            </w:r>
          </w:p>
          <w:p w14:paraId="180C0BA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jenkins</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jenkins</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21276C4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box</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"ubuntu/focal64"</w:t>
            </w:r>
          </w:p>
          <w:p w14:paraId="007156C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hostname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jenkins</w:t>
            </w:r>
            <w:proofErr w:type="spellEnd"/>
            <w:r w:rsidRPr="00572140">
              <w:rPr>
                <w:rFonts w:ascii="Courier New" w:eastAsia="Times New Roman" w:hAnsi="Courier New" w:cs="Courier New"/>
                <w:color w:val="808080"/>
                <w:kern w:val="0"/>
                <w:sz w:val="20"/>
                <w:szCs w:val="20"/>
                <w:lang w:val="en-GB" w:eastAsia="es-ES"/>
                <w14:ligatures w14:val="none"/>
              </w:rPr>
              <w:t>"</w:t>
            </w:r>
          </w:p>
          <w:p w14:paraId="171BD81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provider</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virtualbox</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jen</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223E514A" w14:textId="77777777" w:rsidR="00572140" w:rsidRPr="00B45B81"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B45B81">
              <w:rPr>
                <w:rFonts w:ascii="Courier New" w:eastAsia="Times New Roman" w:hAnsi="Courier New" w:cs="Courier New"/>
                <w:color w:val="000000"/>
                <w:kern w:val="0"/>
                <w:sz w:val="20"/>
                <w:szCs w:val="20"/>
                <w:lang w:eastAsia="es-ES"/>
                <w14:ligatures w14:val="none"/>
              </w:rPr>
              <w:t>jen</w:t>
            </w:r>
            <w:r w:rsidRPr="00B45B81">
              <w:rPr>
                <w:rFonts w:ascii="Courier New" w:eastAsia="Times New Roman" w:hAnsi="Courier New" w:cs="Courier New"/>
                <w:b/>
                <w:bCs/>
                <w:color w:val="000080"/>
                <w:kern w:val="0"/>
                <w:sz w:val="20"/>
                <w:szCs w:val="20"/>
                <w:lang w:eastAsia="es-ES"/>
                <w14:ligatures w14:val="none"/>
              </w:rPr>
              <w:t>.</w:t>
            </w:r>
            <w:r w:rsidRPr="00B45B81">
              <w:rPr>
                <w:rFonts w:ascii="Courier New" w:eastAsia="Times New Roman" w:hAnsi="Courier New" w:cs="Courier New"/>
                <w:color w:val="000000"/>
                <w:kern w:val="0"/>
                <w:sz w:val="20"/>
                <w:szCs w:val="20"/>
                <w:lang w:eastAsia="es-ES"/>
                <w14:ligatures w14:val="none"/>
              </w:rPr>
              <w:t>gui</w:t>
            </w:r>
            <w:proofErr w:type="spellEnd"/>
            <w:r w:rsidRPr="00B45B81">
              <w:rPr>
                <w:rFonts w:ascii="Courier New" w:eastAsia="Times New Roman" w:hAnsi="Courier New" w:cs="Courier New"/>
                <w:color w:val="000000"/>
                <w:kern w:val="0"/>
                <w:sz w:val="20"/>
                <w:szCs w:val="20"/>
                <w:lang w:eastAsia="es-ES"/>
                <w14:ligatures w14:val="none"/>
              </w:rPr>
              <w:t xml:space="preserve"> </w:t>
            </w:r>
            <w:r w:rsidRPr="00B45B81">
              <w:rPr>
                <w:rFonts w:ascii="Courier New" w:eastAsia="Times New Roman" w:hAnsi="Courier New" w:cs="Courier New"/>
                <w:b/>
                <w:bCs/>
                <w:color w:val="000080"/>
                <w:kern w:val="0"/>
                <w:sz w:val="20"/>
                <w:szCs w:val="20"/>
                <w:lang w:eastAsia="es-ES"/>
                <w14:ligatures w14:val="none"/>
              </w:rPr>
              <w:t>=</w:t>
            </w:r>
            <w:r w:rsidRPr="00B45B81">
              <w:rPr>
                <w:rFonts w:ascii="Courier New" w:eastAsia="Times New Roman" w:hAnsi="Courier New" w:cs="Courier New"/>
                <w:color w:val="000000"/>
                <w:kern w:val="0"/>
                <w:sz w:val="20"/>
                <w:szCs w:val="20"/>
                <w:lang w:eastAsia="es-ES"/>
                <w14:ligatures w14:val="none"/>
              </w:rPr>
              <w:t xml:space="preserve"> </w:t>
            </w:r>
            <w:r w:rsidRPr="00B45B81">
              <w:rPr>
                <w:rFonts w:ascii="Courier New" w:eastAsia="Times New Roman" w:hAnsi="Courier New" w:cs="Courier New"/>
                <w:b/>
                <w:bCs/>
                <w:color w:val="0000FF"/>
                <w:kern w:val="0"/>
                <w:sz w:val="20"/>
                <w:szCs w:val="20"/>
                <w:lang w:eastAsia="es-ES"/>
                <w14:ligatures w14:val="none"/>
              </w:rPr>
              <w:t>false</w:t>
            </w:r>
          </w:p>
          <w:p w14:paraId="4BC13BD1" w14:textId="77777777" w:rsidR="00572140" w:rsidRPr="00B45B81"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B45B8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B45B81">
              <w:rPr>
                <w:rFonts w:ascii="Courier New" w:eastAsia="Times New Roman" w:hAnsi="Courier New" w:cs="Courier New"/>
                <w:color w:val="000000"/>
                <w:kern w:val="0"/>
                <w:sz w:val="20"/>
                <w:szCs w:val="20"/>
                <w:lang w:eastAsia="es-ES"/>
                <w14:ligatures w14:val="none"/>
              </w:rPr>
              <w:t>jen</w:t>
            </w:r>
            <w:r w:rsidRPr="00B45B81">
              <w:rPr>
                <w:rFonts w:ascii="Courier New" w:eastAsia="Times New Roman" w:hAnsi="Courier New" w:cs="Courier New"/>
                <w:b/>
                <w:bCs/>
                <w:color w:val="000080"/>
                <w:kern w:val="0"/>
                <w:sz w:val="20"/>
                <w:szCs w:val="20"/>
                <w:lang w:eastAsia="es-ES"/>
                <w14:ligatures w14:val="none"/>
              </w:rPr>
              <w:t>.</w:t>
            </w:r>
            <w:r w:rsidRPr="00B45B81">
              <w:rPr>
                <w:rFonts w:ascii="Courier New" w:eastAsia="Times New Roman" w:hAnsi="Courier New" w:cs="Courier New"/>
                <w:color w:val="000000"/>
                <w:kern w:val="0"/>
                <w:sz w:val="20"/>
                <w:szCs w:val="20"/>
                <w:lang w:eastAsia="es-ES"/>
                <w14:ligatures w14:val="none"/>
              </w:rPr>
              <w:t>cpus</w:t>
            </w:r>
            <w:proofErr w:type="spellEnd"/>
            <w:proofErr w:type="gramEnd"/>
            <w:r w:rsidRPr="00B45B81">
              <w:rPr>
                <w:rFonts w:ascii="Courier New" w:eastAsia="Times New Roman" w:hAnsi="Courier New" w:cs="Courier New"/>
                <w:color w:val="000000"/>
                <w:kern w:val="0"/>
                <w:sz w:val="20"/>
                <w:szCs w:val="20"/>
                <w:lang w:eastAsia="es-ES"/>
                <w14:ligatures w14:val="none"/>
              </w:rPr>
              <w:t xml:space="preserve"> </w:t>
            </w:r>
            <w:r w:rsidRPr="00B45B81">
              <w:rPr>
                <w:rFonts w:ascii="Courier New" w:eastAsia="Times New Roman" w:hAnsi="Courier New" w:cs="Courier New"/>
                <w:b/>
                <w:bCs/>
                <w:color w:val="000080"/>
                <w:kern w:val="0"/>
                <w:sz w:val="20"/>
                <w:szCs w:val="20"/>
                <w:lang w:eastAsia="es-ES"/>
                <w14:ligatures w14:val="none"/>
              </w:rPr>
              <w:t>=</w:t>
            </w:r>
            <w:r w:rsidRPr="00B45B81">
              <w:rPr>
                <w:rFonts w:ascii="Courier New" w:eastAsia="Times New Roman" w:hAnsi="Courier New" w:cs="Courier New"/>
                <w:color w:val="000000"/>
                <w:kern w:val="0"/>
                <w:sz w:val="20"/>
                <w:szCs w:val="20"/>
                <w:lang w:eastAsia="es-ES"/>
                <w14:ligatures w14:val="none"/>
              </w:rPr>
              <w:t xml:space="preserve"> </w:t>
            </w:r>
            <w:r w:rsidRPr="00B45B81">
              <w:rPr>
                <w:rFonts w:ascii="Courier New" w:eastAsia="Times New Roman" w:hAnsi="Courier New" w:cs="Courier New"/>
                <w:color w:val="FF8000"/>
                <w:kern w:val="0"/>
                <w:sz w:val="20"/>
                <w:szCs w:val="20"/>
                <w:lang w:eastAsia="es-ES"/>
                <w14:ligatures w14:val="none"/>
              </w:rPr>
              <w:t>2</w:t>
            </w:r>
          </w:p>
          <w:p w14:paraId="4F209E6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B45B8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memory</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"4096"</w:t>
            </w:r>
          </w:p>
          <w:p w14:paraId="31698C9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3942648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"192.168.22.40"</w:t>
            </w:r>
          </w:p>
          <w:p w14:paraId="43175E5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2376</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2376</w:t>
            </w:r>
          </w:p>
          <w:p w14:paraId="728A2A0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8080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8080</w:t>
            </w:r>
          </w:p>
          <w:p w14:paraId="397A6DB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50000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50000</w:t>
            </w:r>
          </w:p>
          <w:p w14:paraId="28D0AB6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684D3E2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"jenkins2.sh"</w:t>
            </w:r>
          </w:p>
          <w:p w14:paraId="76572C6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0950108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Elastic</w:t>
            </w:r>
            <w:proofErr w:type="spellEnd"/>
            <w:r w:rsidRPr="00572140">
              <w:rPr>
                <w:rFonts w:ascii="Courier New" w:eastAsia="Times New Roman" w:hAnsi="Courier New" w:cs="Courier New"/>
                <w:color w:val="008000"/>
                <w:kern w:val="0"/>
                <w:sz w:val="20"/>
                <w:szCs w:val="20"/>
                <w:lang w:eastAsia="es-ES"/>
                <w14:ligatures w14:val="none"/>
              </w:rPr>
              <w:t>:</w:t>
            </w:r>
          </w:p>
          <w:p w14:paraId="5F9747C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"elastic"</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p>
          <w:p w14:paraId="49A9D91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elastic</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3F91B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"192.168.22.11"</w:t>
            </w:r>
          </w:p>
          <w:p w14:paraId="56B3CFA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9200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9200</w:t>
            </w:r>
          </w:p>
          <w:p w14:paraId="4B32984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6F08CE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"ElasticsearchProvision.sh"</w:t>
            </w:r>
          </w:p>
          <w:p w14:paraId="3FEFCE3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6DC6548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Kibana</w:t>
            </w:r>
            <w:proofErr w:type="spellEnd"/>
            <w:r w:rsidRPr="00572140">
              <w:rPr>
                <w:rFonts w:ascii="Courier New" w:eastAsia="Times New Roman" w:hAnsi="Courier New" w:cs="Courier New"/>
                <w:color w:val="008000"/>
                <w:kern w:val="0"/>
                <w:sz w:val="20"/>
                <w:szCs w:val="20"/>
                <w:lang w:eastAsia="es-ES"/>
                <w14:ligatures w14:val="none"/>
              </w:rPr>
              <w:t>:</w:t>
            </w:r>
          </w:p>
          <w:p w14:paraId="6CA52B8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eastAsia="es-ES"/>
                <w14:ligatures w14:val="none"/>
              </w:rPr>
              <w:t>config</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define</w:t>
            </w:r>
            <w:proofErr w:type="spellEnd"/>
            <w:proofErr w:type="gram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kibana</w:t>
            </w:r>
            <w:proofErr w:type="spellEnd"/>
            <w:r w:rsidRPr="00572140">
              <w:rPr>
                <w:rFonts w:ascii="Courier New" w:eastAsia="Times New Roman" w:hAnsi="Courier New" w:cs="Courier New"/>
                <w:color w:val="808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do</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proofErr w:type="spellStart"/>
            <w:r w:rsidRPr="00572140">
              <w:rPr>
                <w:rFonts w:ascii="Courier New" w:eastAsia="Times New Roman" w:hAnsi="Courier New" w:cs="Courier New"/>
                <w:color w:val="000000"/>
                <w:kern w:val="0"/>
                <w:sz w:val="20"/>
                <w:szCs w:val="20"/>
                <w:lang w:eastAsia="es-ES"/>
                <w14:ligatures w14:val="none"/>
              </w:rPr>
              <w:t>kibana</w:t>
            </w:r>
            <w:proofErr w:type="spellEnd"/>
            <w:r w:rsidRPr="00572140">
              <w:rPr>
                <w:rFonts w:ascii="Courier New" w:eastAsia="Times New Roman" w:hAnsi="Courier New" w:cs="Courier New"/>
                <w:b/>
                <w:bCs/>
                <w:color w:val="000080"/>
                <w:kern w:val="0"/>
                <w:sz w:val="20"/>
                <w:szCs w:val="20"/>
                <w:lang w:eastAsia="es-ES"/>
                <w14:ligatures w14:val="none"/>
              </w:rPr>
              <w:t>|</w:t>
            </w:r>
          </w:p>
          <w:p w14:paraId="1785047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kibana</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6508F1E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"192.168.22.12"</w:t>
            </w:r>
          </w:p>
          <w:p w14:paraId="2335900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5601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5601</w:t>
            </w:r>
          </w:p>
          <w:p w14:paraId="58E407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3F0975F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"KibanaProvision.sh"</w:t>
            </w:r>
          </w:p>
          <w:p w14:paraId="68FE4C5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7EC3320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Logstash</w:t>
            </w:r>
            <w:proofErr w:type="spellEnd"/>
            <w:r w:rsidRPr="00572140">
              <w:rPr>
                <w:rFonts w:ascii="Courier New" w:eastAsia="Times New Roman" w:hAnsi="Courier New" w:cs="Courier New"/>
                <w:color w:val="008000"/>
                <w:kern w:val="0"/>
                <w:sz w:val="20"/>
                <w:szCs w:val="20"/>
                <w:lang w:eastAsia="es-ES"/>
                <w14:ligatures w14:val="none"/>
              </w:rPr>
              <w:t>:</w:t>
            </w:r>
          </w:p>
          <w:p w14:paraId="2163AFA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logstash</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logstash</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08577E6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logstash</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F99073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provider</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virtualbox</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vb</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4CB796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memory</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"2048"</w:t>
            </w:r>
          </w:p>
          <w:p w14:paraId="3A14FF6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cpus</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FF8000"/>
                <w:kern w:val="0"/>
                <w:sz w:val="20"/>
                <w:szCs w:val="20"/>
                <w:lang w:val="en-GB" w:eastAsia="es-ES"/>
                <w14:ligatures w14:val="none"/>
              </w:rPr>
              <w:t>2</w:t>
            </w:r>
          </w:p>
          <w:p w14:paraId="5296923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75734D1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"192.168.22.13"</w:t>
            </w:r>
          </w:p>
          <w:p w14:paraId="6361961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5044</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5044</w:t>
            </w:r>
          </w:p>
          <w:p w14:paraId="31C8D5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00A964E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"logstashProvision.sh"</w:t>
            </w:r>
          </w:p>
          <w:p w14:paraId="7D916A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4EADD1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Mosquitto</w:t>
            </w:r>
            <w:proofErr w:type="spellEnd"/>
            <w:r w:rsidRPr="00572140">
              <w:rPr>
                <w:rFonts w:ascii="Courier New" w:eastAsia="Times New Roman" w:hAnsi="Courier New" w:cs="Courier New"/>
                <w:color w:val="008000"/>
                <w:kern w:val="0"/>
                <w:sz w:val="20"/>
                <w:szCs w:val="20"/>
                <w:lang w:eastAsia="es-ES"/>
                <w14:ligatures w14:val="none"/>
              </w:rPr>
              <w:t xml:space="preserve"> y como agente ligero </w:t>
            </w:r>
            <w:proofErr w:type="spellStart"/>
            <w:r w:rsidRPr="00572140">
              <w:rPr>
                <w:rFonts w:ascii="Courier New" w:eastAsia="Times New Roman" w:hAnsi="Courier New" w:cs="Courier New"/>
                <w:color w:val="008000"/>
                <w:kern w:val="0"/>
                <w:sz w:val="20"/>
                <w:szCs w:val="20"/>
                <w:lang w:eastAsia="es-ES"/>
                <w14:ligatures w14:val="none"/>
              </w:rPr>
              <w:t>Filebeat</w:t>
            </w:r>
            <w:proofErr w:type="spellEnd"/>
            <w:r w:rsidRPr="00572140">
              <w:rPr>
                <w:rFonts w:ascii="Courier New" w:eastAsia="Times New Roman" w:hAnsi="Courier New" w:cs="Courier New"/>
                <w:color w:val="008000"/>
                <w:kern w:val="0"/>
                <w:sz w:val="20"/>
                <w:szCs w:val="20"/>
                <w:lang w:eastAsia="es-ES"/>
                <w14:ligatures w14:val="none"/>
              </w:rPr>
              <w:t>:</w:t>
            </w:r>
          </w:p>
          <w:p w14:paraId="7D40E22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mosquitto</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mosquitto</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3D30FFE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box</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BD740C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"192.168.22.20"</w:t>
            </w:r>
          </w:p>
          <w:p w14:paraId="2BDCDAA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1883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1883</w:t>
            </w:r>
          </w:p>
          <w:p w14:paraId="52BDE42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59E6AD0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"mosquittoProvision.sh"</w:t>
            </w:r>
          </w:p>
          <w:p w14:paraId="0189690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"beatstologstashProvision.sh"</w:t>
            </w:r>
          </w:p>
          <w:p w14:paraId="0F8EBF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7254A34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master:</w:t>
            </w:r>
          </w:p>
          <w:p w14:paraId="3408DF1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kubemaster</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kubemaster</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5362E34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kubemaster</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3B6BD1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6443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6443</w:t>
            </w:r>
          </w:p>
          <w:p w14:paraId="648002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8001</w:t>
            </w:r>
          </w:p>
          <w:p w14:paraId="1DEFB39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"192.168.22.30"</w:t>
            </w:r>
          </w:p>
          <w:p w14:paraId="0FC9A12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4538A50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"masterNode.sh"</w:t>
            </w:r>
          </w:p>
          <w:p w14:paraId="291F85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395969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K3S que hará de primer </w:t>
            </w:r>
            <w:proofErr w:type="spellStart"/>
            <w:r w:rsidRPr="00572140">
              <w:rPr>
                <w:rFonts w:ascii="Courier New" w:eastAsia="Times New Roman" w:hAnsi="Courier New" w:cs="Courier New"/>
                <w:color w:val="008000"/>
                <w:kern w:val="0"/>
                <w:sz w:val="20"/>
                <w:szCs w:val="20"/>
                <w:lang w:eastAsia="es-ES"/>
                <w14:ligatures w14:val="none"/>
              </w:rPr>
              <w:t>worker</w:t>
            </w:r>
            <w:proofErr w:type="spellEnd"/>
            <w:r w:rsidRPr="00572140">
              <w:rPr>
                <w:rFonts w:ascii="Courier New" w:eastAsia="Times New Roman" w:hAnsi="Courier New" w:cs="Courier New"/>
                <w:color w:val="008000"/>
                <w:kern w:val="0"/>
                <w:sz w:val="20"/>
                <w:szCs w:val="20"/>
                <w:lang w:eastAsia="es-ES"/>
                <w14:ligatures w14:val="none"/>
              </w:rPr>
              <w:t>:</w:t>
            </w:r>
          </w:p>
          <w:p w14:paraId="362725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"kubeworker1"</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kubeworker1</w:t>
            </w:r>
            <w:r w:rsidRPr="00572140">
              <w:rPr>
                <w:rFonts w:ascii="Courier New" w:eastAsia="Times New Roman" w:hAnsi="Courier New" w:cs="Courier New"/>
                <w:b/>
                <w:bCs/>
                <w:color w:val="000080"/>
                <w:kern w:val="0"/>
                <w:sz w:val="20"/>
                <w:szCs w:val="20"/>
                <w:lang w:val="en-GB" w:eastAsia="es-ES"/>
                <w14:ligatures w14:val="none"/>
              </w:rPr>
              <w:t>|</w:t>
            </w:r>
          </w:p>
          <w:p w14:paraId="16E9838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766938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"node1"</w:t>
            </w:r>
          </w:p>
          <w:p w14:paraId="553572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"192.168.22.31"</w:t>
            </w:r>
          </w:p>
          <w:p w14:paraId="7E7E88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proofErr w:type="gramStart"/>
            <w:r w:rsidRPr="00572140">
              <w:rPr>
                <w:rFonts w:ascii="Courier New" w:eastAsia="Times New Roman" w:hAnsi="Courier New" w:cs="Courier New"/>
                <w:color w:val="808080"/>
                <w:kern w:val="0"/>
                <w:sz w:val="20"/>
                <w:szCs w:val="20"/>
                <w:lang w:val="en-GB" w:eastAsia="es-ES"/>
                <w14:ligatures w14:val="none"/>
              </w:rPr>
              <w:t>"./</w:t>
            </w:r>
            <w:proofErr w:type="gramEnd"/>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5745D04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2C5379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196BD1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K3S que hará de segundo </w:t>
            </w:r>
            <w:proofErr w:type="spellStart"/>
            <w:r w:rsidRPr="00572140">
              <w:rPr>
                <w:rFonts w:ascii="Courier New" w:eastAsia="Times New Roman" w:hAnsi="Courier New" w:cs="Courier New"/>
                <w:color w:val="008000"/>
                <w:kern w:val="0"/>
                <w:sz w:val="20"/>
                <w:szCs w:val="20"/>
                <w:lang w:eastAsia="es-ES"/>
                <w14:ligatures w14:val="none"/>
              </w:rPr>
              <w:t>worker</w:t>
            </w:r>
            <w:proofErr w:type="spellEnd"/>
            <w:r w:rsidRPr="00572140">
              <w:rPr>
                <w:rFonts w:ascii="Courier New" w:eastAsia="Times New Roman" w:hAnsi="Courier New" w:cs="Courier New"/>
                <w:color w:val="008000"/>
                <w:kern w:val="0"/>
                <w:sz w:val="20"/>
                <w:szCs w:val="20"/>
                <w:lang w:eastAsia="es-ES"/>
                <w14:ligatures w14:val="none"/>
              </w:rPr>
              <w:t>:</w:t>
            </w:r>
          </w:p>
          <w:p w14:paraId="5840831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"kubeworker2"</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kubeworker2</w:t>
            </w:r>
            <w:r w:rsidRPr="00572140">
              <w:rPr>
                <w:rFonts w:ascii="Courier New" w:eastAsia="Times New Roman" w:hAnsi="Courier New" w:cs="Courier New"/>
                <w:b/>
                <w:bCs/>
                <w:color w:val="000080"/>
                <w:kern w:val="0"/>
                <w:sz w:val="20"/>
                <w:szCs w:val="20"/>
                <w:lang w:val="en-GB" w:eastAsia="es-ES"/>
                <w14:ligatures w14:val="none"/>
              </w:rPr>
              <w:t>|</w:t>
            </w:r>
          </w:p>
          <w:p w14:paraId="3DF2FF1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2E313CD2"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"node2"</w:t>
            </w:r>
          </w:p>
          <w:p w14:paraId="31F71C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"192.168.22.32"</w:t>
            </w:r>
          </w:p>
          <w:p w14:paraId="701ACB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proofErr w:type="gramStart"/>
            <w:r w:rsidRPr="00572140">
              <w:rPr>
                <w:rFonts w:ascii="Courier New" w:eastAsia="Times New Roman" w:hAnsi="Courier New" w:cs="Courier New"/>
                <w:color w:val="808080"/>
                <w:kern w:val="0"/>
                <w:sz w:val="20"/>
                <w:szCs w:val="20"/>
                <w:lang w:val="en-GB" w:eastAsia="es-ES"/>
                <w14:ligatures w14:val="none"/>
              </w:rPr>
              <w:t>"./</w:t>
            </w:r>
            <w:proofErr w:type="gramEnd"/>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4F0B89A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08AC46C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5424E15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
          <w:p w14:paraId="25E6A426" w14:textId="77777777" w:rsidR="00572140" w:rsidRPr="00572140" w:rsidRDefault="00572140" w:rsidP="00572140">
            <w:pPr>
              <w:shd w:val="clear" w:color="auto" w:fill="FFFFFF"/>
              <w:jc w:val="left"/>
              <w:rPr>
                <w:rFonts w:ascii="Times New Roman" w:eastAsia="Times New Roman" w:hAnsi="Times New Roman" w:cs="Times New Roman"/>
                <w:kern w:val="0"/>
                <w:szCs w:val="24"/>
                <w:lang w:eastAsia="es-ES"/>
                <w14:ligatures w14:val="none"/>
              </w:rPr>
            </w:pP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5CB8E5D1" w14:textId="79EE42A1"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
        </w:tc>
      </w:tr>
    </w:tbl>
    <w:p w14:paraId="30657B90" w14:textId="77777777" w:rsidR="00F20237" w:rsidRDefault="00F20237" w:rsidP="007D785B"/>
    <w:p w14:paraId="03C07AA6" w14:textId="322559B8" w:rsidR="009E6A8B" w:rsidRDefault="009E6A8B" w:rsidP="009E6A8B">
      <w:pPr>
        <w:pStyle w:val="Ttulo4"/>
      </w:pPr>
      <w:r>
        <w:t>Jenkins2.sh</w:t>
      </w:r>
    </w:p>
    <w:p w14:paraId="76655FBE" w14:textId="74FCE9A7" w:rsidR="009E6A8B" w:rsidRPr="009E6A8B" w:rsidRDefault="009E6A8B" w:rsidP="009E6A8B">
      <w:pPr>
        <w:numPr>
          <w:ilvl w:val="0"/>
          <w:numId w:val="39"/>
        </w:numPr>
      </w:pPr>
      <w:r>
        <w:t>Se descarga</w:t>
      </w:r>
      <w:r w:rsidRPr="009E6A8B">
        <w:t xml:space="preserve"> y agrega la clave de </w:t>
      </w:r>
      <w:proofErr w:type="spellStart"/>
      <w:r w:rsidRPr="009E6A8B">
        <w:t>apt</w:t>
      </w:r>
      <w:proofErr w:type="spellEnd"/>
      <w:r w:rsidRPr="009E6A8B">
        <w:t xml:space="preserve"> de Jenkins al archivo de claves /</w:t>
      </w:r>
      <w:proofErr w:type="spellStart"/>
      <w:r w:rsidRPr="009E6A8B">
        <w:t>usr</w:t>
      </w:r>
      <w:proofErr w:type="spellEnd"/>
      <w:r w:rsidRPr="009E6A8B">
        <w:t>/share/</w:t>
      </w:r>
      <w:proofErr w:type="spellStart"/>
      <w:r w:rsidRPr="009E6A8B">
        <w:t>keyrings</w:t>
      </w:r>
      <w:proofErr w:type="spellEnd"/>
      <w:r w:rsidRPr="009E6A8B">
        <w:t>/</w:t>
      </w:r>
      <w:proofErr w:type="spellStart"/>
      <w:r w:rsidRPr="009E6A8B">
        <w:t>jenkins-keyring.asc</w:t>
      </w:r>
      <w:proofErr w:type="spellEnd"/>
      <w:r>
        <w:t xml:space="preserve"> y se a</w:t>
      </w:r>
      <w:r w:rsidRPr="009E6A8B">
        <w:t>grega la entrada del repositorio de Jenkins al archivo /</w:t>
      </w:r>
      <w:proofErr w:type="spellStart"/>
      <w:r w:rsidRPr="009E6A8B">
        <w:t>etc</w:t>
      </w:r>
      <w:proofErr w:type="spellEnd"/>
      <w:r w:rsidRPr="009E6A8B">
        <w:t>/</w:t>
      </w:r>
      <w:proofErr w:type="spellStart"/>
      <w:r w:rsidRPr="009E6A8B">
        <w:t>apt</w:t>
      </w:r>
      <w:proofErr w:type="spellEnd"/>
      <w:r w:rsidRPr="009E6A8B">
        <w:t>/</w:t>
      </w:r>
      <w:proofErr w:type="spellStart"/>
      <w:r w:rsidRPr="009E6A8B">
        <w:t>sources.list.d</w:t>
      </w:r>
      <w:proofErr w:type="spellEnd"/>
      <w:r w:rsidRPr="009E6A8B">
        <w:t>/</w:t>
      </w:r>
      <w:proofErr w:type="spellStart"/>
      <w:r w:rsidRPr="009E6A8B">
        <w:t>jenkins.list</w:t>
      </w:r>
      <w:proofErr w:type="spellEnd"/>
      <w:r w:rsidRPr="009E6A8B">
        <w:t>.</w:t>
      </w:r>
    </w:p>
    <w:p w14:paraId="4F8C26BE" w14:textId="6D4A8372" w:rsidR="009E6A8B" w:rsidRPr="009E6A8B" w:rsidRDefault="009E6A8B" w:rsidP="009E6A8B">
      <w:pPr>
        <w:numPr>
          <w:ilvl w:val="0"/>
          <w:numId w:val="39"/>
        </w:numPr>
      </w:pPr>
      <w:r>
        <w:t>Se actualiza</w:t>
      </w:r>
      <w:r w:rsidRPr="009E6A8B">
        <w:t xml:space="preserve"> la lista de paquetes disponibles en los repositorios configurados</w:t>
      </w:r>
      <w:r>
        <w:t xml:space="preserve"> mediante </w:t>
      </w:r>
      <w:proofErr w:type="spellStart"/>
      <w:r>
        <w:t>apt-get</w:t>
      </w:r>
      <w:proofErr w:type="spellEnd"/>
      <w:r>
        <w:t xml:space="preserve"> </w:t>
      </w:r>
      <w:proofErr w:type="spellStart"/>
      <w:r>
        <w:t>update</w:t>
      </w:r>
      <w:proofErr w:type="spellEnd"/>
      <w:r w:rsidRPr="009E6A8B">
        <w:t>.</w:t>
      </w:r>
    </w:p>
    <w:p w14:paraId="65D00949" w14:textId="147FF904" w:rsidR="009E6A8B" w:rsidRPr="009E6A8B" w:rsidRDefault="009E6A8B" w:rsidP="009E6A8B">
      <w:pPr>
        <w:numPr>
          <w:ilvl w:val="0"/>
          <w:numId w:val="39"/>
        </w:numPr>
      </w:pPr>
      <w:r>
        <w:t>Se instala</w:t>
      </w:r>
      <w:r w:rsidRPr="009E6A8B">
        <w:t xml:space="preserve"> el paquete default-</w:t>
      </w:r>
      <w:proofErr w:type="spellStart"/>
      <w:r w:rsidRPr="009E6A8B">
        <w:t>jre</w:t>
      </w:r>
      <w:proofErr w:type="spellEnd"/>
      <w:r w:rsidRPr="009E6A8B">
        <w:t xml:space="preserve"> y default-</w:t>
      </w:r>
      <w:proofErr w:type="spellStart"/>
      <w:r w:rsidRPr="009E6A8B">
        <w:t>jdk</w:t>
      </w:r>
      <w:proofErr w:type="spellEnd"/>
      <w:r w:rsidRPr="009E6A8B">
        <w:t xml:space="preserve"> para tener la versión predeterminada de Java en el sistema</w:t>
      </w:r>
      <w:r>
        <w:t>, siendo este un requisito para la ejecución de Jenkins</w:t>
      </w:r>
      <w:r w:rsidRPr="009E6A8B">
        <w:t>.</w:t>
      </w:r>
    </w:p>
    <w:p w14:paraId="0FA3A7AD" w14:textId="77777777" w:rsidR="009E6A8B" w:rsidRDefault="009E6A8B" w:rsidP="009E6A8B">
      <w:pPr>
        <w:numPr>
          <w:ilvl w:val="0"/>
          <w:numId w:val="39"/>
        </w:numPr>
      </w:pPr>
      <w:r>
        <w:t>Se i</w:t>
      </w:r>
      <w:r w:rsidRPr="009E6A8B">
        <w:t xml:space="preserve">nstala el paquete </w:t>
      </w:r>
      <w:proofErr w:type="spellStart"/>
      <w:r w:rsidRPr="009E6A8B">
        <w:t>git</w:t>
      </w:r>
      <w:proofErr w:type="spellEnd"/>
      <w:r w:rsidRPr="009E6A8B">
        <w:t xml:space="preserve"> para el control de versiones.</w:t>
      </w:r>
    </w:p>
    <w:p w14:paraId="3BB0B280" w14:textId="385A6E69" w:rsidR="009E6A8B" w:rsidRPr="009E6A8B" w:rsidRDefault="009E6A8B" w:rsidP="009E6A8B">
      <w:pPr>
        <w:numPr>
          <w:ilvl w:val="0"/>
          <w:numId w:val="39"/>
        </w:numPr>
      </w:pPr>
      <w:r>
        <w:t>Se i</w:t>
      </w:r>
      <w:r w:rsidRPr="009E6A8B">
        <w:t xml:space="preserve">nstala el paquete </w:t>
      </w:r>
      <w:proofErr w:type="spellStart"/>
      <w:r w:rsidRPr="009E6A8B">
        <w:t>git</w:t>
      </w:r>
      <w:proofErr w:type="spellEnd"/>
      <w:r w:rsidRPr="009E6A8B">
        <w:t>-ftp para la sincronización de repositorios Git con servidores FTP.</w:t>
      </w:r>
    </w:p>
    <w:p w14:paraId="04BCA5E8" w14:textId="1D1A740B" w:rsidR="009E6A8B" w:rsidRPr="009E6A8B" w:rsidRDefault="009E6A8B" w:rsidP="009E6A8B">
      <w:pPr>
        <w:numPr>
          <w:ilvl w:val="0"/>
          <w:numId w:val="39"/>
        </w:numPr>
      </w:pPr>
      <w:r>
        <w:t>Se instala Docker siguiendo los siguientes pasos:</w:t>
      </w:r>
    </w:p>
    <w:p w14:paraId="54355ABF" w14:textId="1F0FBAA5" w:rsidR="009E6A8B" w:rsidRPr="009E6A8B" w:rsidRDefault="009E6A8B" w:rsidP="009E6A8B">
      <w:pPr>
        <w:numPr>
          <w:ilvl w:val="1"/>
          <w:numId w:val="39"/>
        </w:numPr>
      </w:pPr>
      <w:r>
        <w:t>Se c</w:t>
      </w:r>
      <w:r w:rsidRPr="009E6A8B">
        <w:t>onfigura</w:t>
      </w:r>
      <w:r>
        <w:t>n</w:t>
      </w:r>
      <w:r w:rsidRPr="009E6A8B">
        <w:t xml:space="preserve"> los repositorios y las claves de </w:t>
      </w:r>
      <w:proofErr w:type="spellStart"/>
      <w:r w:rsidRPr="009E6A8B">
        <w:t>apt</w:t>
      </w:r>
      <w:proofErr w:type="spellEnd"/>
      <w:r w:rsidRPr="009E6A8B">
        <w:t xml:space="preserve"> para Docker.</w:t>
      </w:r>
    </w:p>
    <w:p w14:paraId="1DE72456" w14:textId="2BE4FA3C" w:rsidR="009E6A8B" w:rsidRPr="009E6A8B" w:rsidRDefault="009E6A8B" w:rsidP="009E6A8B">
      <w:pPr>
        <w:numPr>
          <w:ilvl w:val="1"/>
          <w:numId w:val="39"/>
        </w:numPr>
      </w:pPr>
      <w:r>
        <w:t>Se a</w:t>
      </w:r>
      <w:r w:rsidRPr="009E6A8B">
        <w:t>ctualiza la lista de paquetes disponibles.</w:t>
      </w:r>
    </w:p>
    <w:p w14:paraId="4769ADA4" w14:textId="2B9AE369" w:rsidR="009E6A8B" w:rsidRPr="009E6A8B" w:rsidRDefault="009E6A8B" w:rsidP="009E6A8B">
      <w:pPr>
        <w:numPr>
          <w:ilvl w:val="1"/>
          <w:numId w:val="39"/>
        </w:numPr>
      </w:pPr>
      <w:r w:rsidRPr="009E6A8B">
        <w:t>Instala</w:t>
      </w:r>
      <w:r>
        <w:t>mos</w:t>
      </w:r>
      <w:r w:rsidRPr="009E6A8B">
        <w:t xml:space="preserve"> el paquete </w:t>
      </w:r>
      <w:proofErr w:type="spellStart"/>
      <w:r w:rsidRPr="009E6A8B">
        <w:t>docker</w:t>
      </w:r>
      <w:proofErr w:type="spellEnd"/>
      <w:r w:rsidRPr="009E6A8B">
        <w:t xml:space="preserve">-ce, </w:t>
      </w:r>
      <w:proofErr w:type="spellStart"/>
      <w:r w:rsidRPr="009E6A8B">
        <w:t>docker</w:t>
      </w:r>
      <w:proofErr w:type="spellEnd"/>
      <w:r w:rsidRPr="009E6A8B">
        <w:t>-ce-</w:t>
      </w:r>
      <w:proofErr w:type="spellStart"/>
      <w:r w:rsidRPr="009E6A8B">
        <w:t>cli</w:t>
      </w:r>
      <w:proofErr w:type="spellEnd"/>
      <w:r w:rsidRPr="009E6A8B">
        <w:t xml:space="preserve"> y containerd.io</w:t>
      </w:r>
      <w:r>
        <w:t>.</w:t>
      </w:r>
    </w:p>
    <w:p w14:paraId="3C374179" w14:textId="0CBF1206" w:rsidR="009E6A8B" w:rsidRPr="009E6A8B" w:rsidRDefault="009E6A8B" w:rsidP="009E6A8B">
      <w:pPr>
        <w:numPr>
          <w:ilvl w:val="0"/>
          <w:numId w:val="39"/>
        </w:numPr>
      </w:pPr>
      <w:r>
        <w:t>Se in</w:t>
      </w:r>
      <w:r w:rsidRPr="009E6A8B">
        <w:t xml:space="preserve">stala </w:t>
      </w:r>
      <w:r w:rsidR="00CE0F87">
        <w:t xml:space="preserve">y configura </w:t>
      </w:r>
      <w:r w:rsidRPr="009E6A8B">
        <w:t>Jenkin</w:t>
      </w:r>
      <w:r>
        <w:t>s de la siguiente forma</w:t>
      </w:r>
      <w:r w:rsidRPr="009E6A8B">
        <w:t>:</w:t>
      </w:r>
    </w:p>
    <w:p w14:paraId="2ED79114" w14:textId="7F9009B1" w:rsidR="009E6A8B" w:rsidRPr="009E6A8B" w:rsidRDefault="009E6A8B" w:rsidP="009E6A8B">
      <w:pPr>
        <w:numPr>
          <w:ilvl w:val="1"/>
          <w:numId w:val="39"/>
        </w:numPr>
      </w:pPr>
      <w:r>
        <w:t>Se i</w:t>
      </w:r>
      <w:r w:rsidRPr="009E6A8B">
        <w:t xml:space="preserve">nstala el paquete </w:t>
      </w:r>
      <w:proofErr w:type="spellStart"/>
      <w:r w:rsidRPr="009E6A8B">
        <w:t>jenkins</w:t>
      </w:r>
      <w:proofErr w:type="spellEnd"/>
      <w:r w:rsidRPr="009E6A8B">
        <w:t xml:space="preserve"> en el sistema.</w:t>
      </w:r>
    </w:p>
    <w:p w14:paraId="1EE5891B" w14:textId="18E6D9F9" w:rsidR="009E6A8B" w:rsidRPr="009E6A8B" w:rsidRDefault="00CE0F87" w:rsidP="009E6A8B">
      <w:pPr>
        <w:numPr>
          <w:ilvl w:val="1"/>
          <w:numId w:val="39"/>
        </w:numPr>
      </w:pPr>
      <w:r>
        <w:t>Se a</w:t>
      </w:r>
      <w:r w:rsidR="009E6A8B" w:rsidRPr="009E6A8B">
        <w:t xml:space="preserve">grega el usuario </w:t>
      </w:r>
      <w:proofErr w:type="spellStart"/>
      <w:r w:rsidR="009E6A8B" w:rsidRPr="009E6A8B">
        <w:t>jenkins</w:t>
      </w:r>
      <w:proofErr w:type="spellEnd"/>
      <w:r w:rsidR="009E6A8B" w:rsidRPr="009E6A8B">
        <w:t xml:space="preserve"> al grupo </w:t>
      </w:r>
      <w:proofErr w:type="spellStart"/>
      <w:r w:rsidR="009E6A8B" w:rsidRPr="009E6A8B">
        <w:t>docker</w:t>
      </w:r>
      <w:proofErr w:type="spellEnd"/>
      <w:r w:rsidR="009E6A8B" w:rsidRPr="009E6A8B">
        <w:t xml:space="preserve"> para permitir el acceso a Docker</w:t>
      </w:r>
      <w:r>
        <w:t xml:space="preserve"> sin ser </w:t>
      </w:r>
      <w:proofErr w:type="spellStart"/>
      <w:r>
        <w:t>root</w:t>
      </w:r>
      <w:proofErr w:type="spellEnd"/>
      <w:r w:rsidR="009E6A8B" w:rsidRPr="009E6A8B">
        <w:t>.</w:t>
      </w:r>
    </w:p>
    <w:p w14:paraId="66C9864E" w14:textId="03B68F15" w:rsidR="009E6A8B" w:rsidRPr="009E6A8B" w:rsidRDefault="00CE0F87" w:rsidP="009E6A8B">
      <w:pPr>
        <w:numPr>
          <w:ilvl w:val="1"/>
          <w:numId w:val="39"/>
        </w:numPr>
      </w:pPr>
      <w:r>
        <w:t>Se i</w:t>
      </w:r>
      <w:r w:rsidR="009E6A8B" w:rsidRPr="009E6A8B">
        <w:t>nicia el servicio de Jenkins.</w:t>
      </w:r>
    </w:p>
    <w:p w14:paraId="119B7A3E" w14:textId="606396B7" w:rsidR="009E6A8B" w:rsidRPr="009E6A8B" w:rsidRDefault="00CE0F87" w:rsidP="009E6A8B">
      <w:pPr>
        <w:numPr>
          <w:ilvl w:val="1"/>
          <w:numId w:val="39"/>
        </w:numPr>
      </w:pPr>
      <w:r>
        <w:t xml:space="preserve">Se espera 1 minuto a que el servicio inicie correctamente y se genere el archivo </w:t>
      </w:r>
      <w:proofErr w:type="spellStart"/>
      <w:r>
        <w:t>initialAdminPassword</w:t>
      </w:r>
      <w:proofErr w:type="spellEnd"/>
      <w:r>
        <w:t xml:space="preserve"> (se debe tener en cuenta que en portátiles con menor rendimiento quizás se deba esperar más u obtener esta </w:t>
      </w:r>
      <w:proofErr w:type="spellStart"/>
      <w:r>
        <w:t>password</w:t>
      </w:r>
      <w:proofErr w:type="spellEnd"/>
      <w:r>
        <w:t xml:space="preserve"> accediendo a la maquina por </w:t>
      </w:r>
      <w:proofErr w:type="spellStart"/>
      <w:r>
        <w:t>ssh</w:t>
      </w:r>
      <w:proofErr w:type="spellEnd"/>
      <w:r>
        <w:t xml:space="preserve"> y consultando el fichero.) </w:t>
      </w:r>
    </w:p>
    <w:p w14:paraId="57A96442" w14:textId="75072F61" w:rsidR="009E6A8B" w:rsidRDefault="00CE0F87" w:rsidP="00CE0F87">
      <w:pPr>
        <w:numPr>
          <w:ilvl w:val="0"/>
          <w:numId w:val="39"/>
        </w:numPr>
      </w:pPr>
      <w:r>
        <w:t>Se c</w:t>
      </w:r>
      <w:r w:rsidR="009E6A8B" w:rsidRPr="009E6A8B">
        <w:t xml:space="preserve">opia el archivo </w:t>
      </w:r>
      <w:proofErr w:type="spellStart"/>
      <w:r w:rsidR="009E6A8B" w:rsidRPr="009E6A8B">
        <w:t>initialAdminPassword</w:t>
      </w:r>
      <w:proofErr w:type="spellEnd"/>
      <w:r w:rsidR="009E6A8B" w:rsidRPr="009E6A8B">
        <w:t xml:space="preserve"> generado por Jenkins en la ubicación /</w:t>
      </w:r>
      <w:proofErr w:type="spellStart"/>
      <w:r w:rsidR="009E6A8B" w:rsidRPr="009E6A8B">
        <w:t>var</w:t>
      </w:r>
      <w:proofErr w:type="spellEnd"/>
      <w:r w:rsidR="009E6A8B" w:rsidRPr="009E6A8B">
        <w:t>/</w:t>
      </w:r>
      <w:proofErr w:type="spellStart"/>
      <w:r w:rsidR="009E6A8B" w:rsidRPr="009E6A8B">
        <w:t>lib</w:t>
      </w:r>
      <w:proofErr w:type="spellEnd"/>
      <w:r w:rsidR="009E6A8B" w:rsidRPr="009E6A8B">
        <w:t>/</w:t>
      </w:r>
      <w:proofErr w:type="spellStart"/>
      <w:r w:rsidR="009E6A8B" w:rsidRPr="009E6A8B">
        <w:t>jenkins</w:t>
      </w:r>
      <w:proofErr w:type="spellEnd"/>
      <w:r w:rsidR="009E6A8B" w:rsidRPr="009E6A8B">
        <w:t>/</w:t>
      </w:r>
      <w:proofErr w:type="spellStart"/>
      <w:r w:rsidR="009E6A8B" w:rsidRPr="009E6A8B">
        <w:t>secrets</w:t>
      </w:r>
      <w:proofErr w:type="spellEnd"/>
      <w:r w:rsidR="009E6A8B" w:rsidRPr="009E6A8B">
        <w:t>/ a la carpeta compartida /</w:t>
      </w:r>
      <w:proofErr w:type="spellStart"/>
      <w:r w:rsidR="009E6A8B" w:rsidRPr="009E6A8B">
        <w:t>sharedData</w:t>
      </w:r>
      <w:proofErr w:type="spellEnd"/>
      <w:r w:rsidR="009E6A8B" w:rsidRPr="009E6A8B">
        <w:t>/</w:t>
      </w:r>
      <w:proofErr w:type="spellStart"/>
      <w:r w:rsidR="009E6A8B" w:rsidRPr="009E6A8B">
        <w:t>jenkinsadmin</w:t>
      </w:r>
      <w:proofErr w:type="spellEnd"/>
      <w:r w:rsidR="009E6A8B" w:rsidRPr="009E6A8B">
        <w:t>.</w:t>
      </w:r>
    </w:p>
    <w:p w14:paraId="28B1C7C3" w14:textId="44BDFF37" w:rsidR="005F7220" w:rsidRPr="009E6A8B" w:rsidRDefault="005F7220" w:rsidP="00CE0F87">
      <w:pPr>
        <w:numPr>
          <w:ilvl w:val="0"/>
          <w:numId w:val="39"/>
        </w:numPr>
      </w:pPr>
      <w:r>
        <w:lastRenderedPageBreak/>
        <w:t>Se reinicia el servicio de Jenkins para asegurarnos de que el grupo de Docker cuenta con el usuario de Jenkins dado que en ocasiones solo con iniciarlo después de su adhesión no es suficiente y da error de permisos al tratar de acceder al Daemon.</w:t>
      </w:r>
    </w:p>
    <w:p w14:paraId="65627159" w14:textId="77777777" w:rsidR="009E6A8B" w:rsidRPr="009E6A8B" w:rsidRDefault="009E6A8B" w:rsidP="009E6A8B"/>
    <w:tbl>
      <w:tblPr>
        <w:tblStyle w:val="Tablaconcuadrcula"/>
        <w:tblW w:w="0" w:type="auto"/>
        <w:tblLook w:val="04A0" w:firstRow="1" w:lastRow="0" w:firstColumn="1" w:lastColumn="0" w:noHBand="0" w:noVBand="1"/>
      </w:tblPr>
      <w:tblGrid>
        <w:gridCol w:w="8494"/>
      </w:tblGrid>
      <w:tr w:rsidR="009E6A8B" w:rsidRPr="009E6A8B" w14:paraId="315F2B12" w14:textId="77777777" w:rsidTr="009E6A8B">
        <w:tc>
          <w:tcPr>
            <w:tcW w:w="8494" w:type="dxa"/>
          </w:tcPr>
          <w:p w14:paraId="2559B7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proofErr w:type="gramStart"/>
            <w:r w:rsidRPr="009E6A8B">
              <w:rPr>
                <w:rFonts w:ascii="Courier New" w:eastAsia="Times New Roman" w:hAnsi="Courier New" w:cs="Courier New"/>
                <w:color w:val="008000"/>
                <w:kern w:val="0"/>
                <w:sz w:val="20"/>
                <w:szCs w:val="20"/>
                <w:lang w:eastAsia="es-ES"/>
                <w14:ligatures w14:val="none"/>
              </w:rPr>
              <w:t>#!/</w:t>
            </w:r>
            <w:proofErr w:type="gramEnd"/>
            <w:r w:rsidRPr="009E6A8B">
              <w:rPr>
                <w:rFonts w:ascii="Courier New" w:eastAsia="Times New Roman" w:hAnsi="Courier New" w:cs="Courier New"/>
                <w:color w:val="008000"/>
                <w:kern w:val="0"/>
                <w:sz w:val="20"/>
                <w:szCs w:val="20"/>
                <w:lang w:eastAsia="es-ES"/>
                <w14:ligatures w14:val="none"/>
              </w:rPr>
              <w:t>bin/bash</w:t>
            </w:r>
          </w:p>
          <w:p w14:paraId="7DDA85E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b/>
                <w:bCs/>
                <w:color w:val="0000FF"/>
                <w:kern w:val="0"/>
                <w:sz w:val="20"/>
                <w:szCs w:val="20"/>
                <w:lang w:eastAsia="es-ES"/>
                <w14:ligatures w14:val="none"/>
              </w:rPr>
              <w:t>echo</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 xml:space="preserve">"añadiendo </w:t>
            </w:r>
            <w:proofErr w:type="spellStart"/>
            <w:r w:rsidRPr="009E6A8B">
              <w:rPr>
                <w:rFonts w:ascii="Courier New" w:eastAsia="Times New Roman" w:hAnsi="Courier New" w:cs="Courier New"/>
                <w:color w:val="808080"/>
                <w:kern w:val="0"/>
                <w:sz w:val="20"/>
                <w:szCs w:val="20"/>
                <w:lang w:eastAsia="es-ES"/>
                <w14:ligatures w14:val="none"/>
              </w:rPr>
              <w:t>apt-keys</w:t>
            </w:r>
            <w:proofErr w:type="spellEnd"/>
            <w:r w:rsidRPr="009E6A8B">
              <w:rPr>
                <w:rFonts w:ascii="Courier New" w:eastAsia="Times New Roman" w:hAnsi="Courier New" w:cs="Courier New"/>
                <w:color w:val="808080"/>
                <w:kern w:val="0"/>
                <w:sz w:val="20"/>
                <w:szCs w:val="20"/>
                <w:lang w:eastAsia="es-ES"/>
                <w14:ligatures w14:val="none"/>
              </w:rPr>
              <w:t xml:space="preserve"> de </w:t>
            </w:r>
            <w:proofErr w:type="spellStart"/>
            <w:r w:rsidRPr="009E6A8B">
              <w:rPr>
                <w:rFonts w:ascii="Courier New" w:eastAsia="Times New Roman" w:hAnsi="Courier New" w:cs="Courier New"/>
                <w:color w:val="808080"/>
                <w:kern w:val="0"/>
                <w:sz w:val="20"/>
                <w:szCs w:val="20"/>
                <w:lang w:eastAsia="es-ES"/>
                <w14:ligatures w14:val="none"/>
              </w:rPr>
              <w:t>jenkins</w:t>
            </w:r>
            <w:proofErr w:type="spellEnd"/>
            <w:r w:rsidRPr="009E6A8B">
              <w:rPr>
                <w:rFonts w:ascii="Courier New" w:eastAsia="Times New Roman" w:hAnsi="Courier New" w:cs="Courier New"/>
                <w:color w:val="808080"/>
                <w:kern w:val="0"/>
                <w:sz w:val="20"/>
                <w:szCs w:val="20"/>
                <w:lang w:eastAsia="es-ES"/>
                <w14:ligatures w14:val="none"/>
              </w:rPr>
              <w:t>"</w:t>
            </w:r>
          </w:p>
          <w:p w14:paraId="434FC2D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fsSL</w:t>
            </w:r>
            <w:proofErr w:type="spellEnd"/>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jenkins.io-2023.key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65F2765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usr</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jenkins-keyring.asc</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1B3B9D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deb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signed-by</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usr</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jenkins-keyring.asc</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06ECF76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 binary</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4BDACC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sources.list.d</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jenkins.list</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3F4A30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7B1DF6FC"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actualizando</w:t>
            </w:r>
            <w:proofErr w:type="spellEnd"/>
            <w:r w:rsidRPr="009E6A8B">
              <w:rPr>
                <w:rFonts w:ascii="Courier New" w:eastAsia="Times New Roman" w:hAnsi="Courier New" w:cs="Courier New"/>
                <w:color w:val="808080"/>
                <w:kern w:val="0"/>
                <w:sz w:val="20"/>
                <w:szCs w:val="20"/>
                <w:lang w:val="en-GB" w:eastAsia="es-ES"/>
                <w14:ligatures w14:val="none"/>
              </w:rPr>
              <w:t xml:space="preserve"> apt-</w:t>
            </w:r>
            <w:proofErr w:type="gramStart"/>
            <w:r w:rsidRPr="009E6A8B">
              <w:rPr>
                <w:rFonts w:ascii="Courier New" w:eastAsia="Times New Roman" w:hAnsi="Courier New" w:cs="Courier New"/>
                <w:color w:val="808080"/>
                <w:kern w:val="0"/>
                <w:sz w:val="20"/>
                <w:szCs w:val="20"/>
                <w:lang w:val="en-GB" w:eastAsia="es-ES"/>
                <w14:ligatures w14:val="none"/>
              </w:rPr>
              <w:t>get"</w:t>
            </w:r>
            <w:proofErr w:type="gramEnd"/>
          </w:p>
          <w:p w14:paraId="4799266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qq</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5962CC7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E4B51B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default-java"</w:t>
            </w:r>
          </w:p>
          <w:p w14:paraId="6A8ABAC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y install default-</w:t>
            </w:r>
            <w:proofErr w:type="spellStart"/>
            <w:r w:rsidRPr="009E6A8B">
              <w:rPr>
                <w:rFonts w:ascii="Courier New" w:eastAsia="Times New Roman" w:hAnsi="Courier New" w:cs="Courier New"/>
                <w:color w:val="000000"/>
                <w:kern w:val="0"/>
                <w:sz w:val="20"/>
                <w:szCs w:val="20"/>
                <w:lang w:val="en-GB" w:eastAsia="es-ES"/>
                <w14:ligatures w14:val="none"/>
              </w:rPr>
              <w:t>jre</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672D958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y install default-</w:t>
            </w:r>
            <w:proofErr w:type="spellStart"/>
            <w:r w:rsidRPr="009E6A8B">
              <w:rPr>
                <w:rFonts w:ascii="Courier New" w:eastAsia="Times New Roman" w:hAnsi="Courier New" w:cs="Courier New"/>
                <w:color w:val="000000"/>
                <w:kern w:val="0"/>
                <w:sz w:val="20"/>
                <w:szCs w:val="20"/>
                <w:lang w:val="en-GB" w:eastAsia="es-ES"/>
                <w14:ligatures w14:val="none"/>
              </w:rPr>
              <w:t>jdk</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5ACE3F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560207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git"</w:t>
            </w:r>
          </w:p>
          <w:p w14:paraId="43CAD38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5722529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5AC63AB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git-ftp"</w:t>
            </w:r>
          </w:p>
          <w:p w14:paraId="01C6BD7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git-ftp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405E7EC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0432734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docker"</w:t>
            </w:r>
          </w:p>
          <w:p w14:paraId="1E7C891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2AA3F03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install ca-certificates curl </w:t>
            </w:r>
            <w:proofErr w:type="spellStart"/>
            <w:proofErr w:type="gramStart"/>
            <w:r w:rsidRPr="009E6A8B">
              <w:rPr>
                <w:rFonts w:ascii="Courier New" w:eastAsia="Times New Roman" w:hAnsi="Courier New" w:cs="Courier New"/>
                <w:color w:val="000000"/>
                <w:kern w:val="0"/>
                <w:sz w:val="20"/>
                <w:szCs w:val="20"/>
                <w:lang w:val="en-GB" w:eastAsia="es-ES"/>
                <w14:ligatures w14:val="none"/>
              </w:rPr>
              <w:t>gnupg</w:t>
            </w:r>
            <w:proofErr w:type="spellEnd"/>
            <w:proofErr w:type="gramEnd"/>
          </w:p>
          <w:p w14:paraId="6E43B5B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install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m </w:t>
            </w:r>
            <w:r w:rsidRPr="009E6A8B">
              <w:rPr>
                <w:rFonts w:ascii="Courier New" w:eastAsia="Times New Roman" w:hAnsi="Courier New" w:cs="Courier New"/>
                <w:color w:val="FF0000"/>
                <w:kern w:val="0"/>
                <w:sz w:val="20"/>
                <w:szCs w:val="20"/>
                <w:lang w:val="en-GB" w:eastAsia="es-ES"/>
                <w14:ligatures w14:val="none"/>
              </w:rPr>
              <w:t>0755</w:t>
            </w:r>
            <w:r w:rsidRPr="009E6A8B">
              <w:rPr>
                <w:rFonts w:ascii="Courier New" w:eastAsia="Times New Roman" w:hAnsi="Courier New" w:cs="Courier New"/>
                <w:color w:val="000000"/>
                <w:kern w:val="0"/>
                <w:sz w:val="20"/>
                <w:szCs w:val="20"/>
                <w:lang w:val="en-GB" w:eastAsia="es-ES"/>
                <w14:ligatures w14:val="none"/>
              </w:rPr>
              <w:t xml:space="preserve"> -d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gramStart"/>
            <w:r w:rsidRPr="009E6A8B">
              <w:rPr>
                <w:rFonts w:ascii="Courier New" w:eastAsia="Times New Roman" w:hAnsi="Courier New" w:cs="Courier New"/>
                <w:color w:val="000000"/>
                <w:kern w:val="0"/>
                <w:sz w:val="20"/>
                <w:szCs w:val="20"/>
                <w:lang w:val="en-GB" w:eastAsia="es-ES"/>
                <w14:ligatures w14:val="none"/>
              </w:rPr>
              <w:t>keyrings</w:t>
            </w:r>
            <w:proofErr w:type="gramEnd"/>
          </w:p>
          <w:p w14:paraId="369FF73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fsSL</w:t>
            </w:r>
            <w:proofErr w:type="spellEnd"/>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download.docker.com</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linux</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ubuntu</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gpg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gpg</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dearmor</w:t>
            </w:r>
            <w:proofErr w:type="spellEnd"/>
            <w:r w:rsidRPr="009E6A8B">
              <w:rPr>
                <w:rFonts w:ascii="Courier New" w:eastAsia="Times New Roman" w:hAnsi="Courier New" w:cs="Courier New"/>
                <w:color w:val="000000"/>
                <w:kern w:val="0"/>
                <w:sz w:val="20"/>
                <w:szCs w:val="20"/>
                <w:lang w:val="en-GB" w:eastAsia="es-ES"/>
                <w14:ligatures w14:val="none"/>
              </w:rPr>
              <w:t xml:space="preserve"> -o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docker.gpg</w:t>
            </w:r>
            <w:proofErr w:type="spellEnd"/>
          </w:p>
          <w:p w14:paraId="31DCC87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chmod</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a+r</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docker.gpg</w:t>
            </w:r>
            <w:proofErr w:type="spellEnd"/>
          </w:p>
          <w:p w14:paraId="7E022C0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3460035A" w14:textId="77777777" w:rsidR="009E6A8B" w:rsidRPr="009E6A8B" w:rsidRDefault="009E6A8B" w:rsidP="009E6A8B">
            <w:pPr>
              <w:shd w:val="clear" w:color="auto" w:fill="FFFFFF"/>
              <w:jc w:val="left"/>
              <w:rPr>
                <w:rFonts w:ascii="Courier New" w:eastAsia="Times New Roman" w:hAnsi="Courier New" w:cs="Courier New"/>
                <w:color w:val="80808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gramStart"/>
            <w:r w:rsidRPr="009E6A8B">
              <w:rPr>
                <w:rFonts w:ascii="Courier New" w:eastAsia="Times New Roman" w:hAnsi="Courier New" w:cs="Courier New"/>
                <w:color w:val="808080"/>
                <w:kern w:val="0"/>
                <w:sz w:val="20"/>
                <w:szCs w:val="20"/>
                <w:lang w:val="en-GB" w:eastAsia="es-ES"/>
                <w14:ligatures w14:val="none"/>
              </w:rPr>
              <w:t>deb</w:t>
            </w:r>
            <w:proofErr w:type="gramEnd"/>
            <w:r w:rsidRPr="009E6A8B">
              <w:rPr>
                <w:rFonts w:ascii="Courier New" w:eastAsia="Times New Roman" w:hAnsi="Courier New" w:cs="Courier New"/>
                <w:color w:val="808080"/>
                <w:kern w:val="0"/>
                <w:sz w:val="20"/>
                <w:szCs w:val="20"/>
                <w:lang w:val="en-GB" w:eastAsia="es-ES"/>
                <w14:ligatures w14:val="none"/>
              </w:rPr>
              <w:t xml:space="preserve"> [arch="</w:t>
            </w:r>
            <w:r w:rsidRPr="009E6A8B">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9E6A8B">
              <w:rPr>
                <w:rFonts w:ascii="Courier New" w:eastAsia="Times New Roman" w:hAnsi="Courier New" w:cs="Courier New"/>
                <w:b/>
                <w:bCs/>
                <w:color w:val="804040"/>
                <w:kern w:val="0"/>
                <w:sz w:val="20"/>
                <w:szCs w:val="20"/>
                <w:shd w:val="clear" w:color="auto" w:fill="E1FFF3"/>
                <w:lang w:val="en-GB" w:eastAsia="es-ES"/>
                <w14:ligatures w14:val="none"/>
              </w:rPr>
              <w:t>dpkg</w:t>
            </w:r>
            <w:proofErr w:type="spellEnd"/>
            <w:r w:rsidRPr="009E6A8B">
              <w:rPr>
                <w:rFonts w:ascii="Courier New" w:eastAsia="Times New Roman" w:hAnsi="Courier New" w:cs="Courier New"/>
                <w:b/>
                <w:bCs/>
                <w:color w:val="804040"/>
                <w:kern w:val="0"/>
                <w:sz w:val="20"/>
                <w:szCs w:val="20"/>
                <w:shd w:val="clear" w:color="auto" w:fill="E1FFF3"/>
                <w:lang w:val="en-GB" w:eastAsia="es-ES"/>
                <w14:ligatures w14:val="none"/>
              </w:rPr>
              <w:t xml:space="preserve"> --print-architecture)</w:t>
            </w:r>
            <w:r w:rsidRPr="009E6A8B">
              <w:rPr>
                <w:rFonts w:ascii="Courier New" w:eastAsia="Times New Roman" w:hAnsi="Courier New" w:cs="Courier New"/>
                <w:color w:val="808080"/>
                <w:kern w:val="0"/>
                <w:sz w:val="20"/>
                <w:szCs w:val="20"/>
                <w:lang w:val="en-GB" w:eastAsia="es-ES"/>
                <w14:ligatures w14:val="none"/>
              </w:rPr>
              <w:t>" signed-by=/etc/apt/keyrings/</w:t>
            </w:r>
            <w:proofErr w:type="spellStart"/>
            <w:r w:rsidRPr="009E6A8B">
              <w:rPr>
                <w:rFonts w:ascii="Courier New" w:eastAsia="Times New Roman" w:hAnsi="Courier New" w:cs="Courier New"/>
                <w:color w:val="808080"/>
                <w:kern w:val="0"/>
                <w:sz w:val="20"/>
                <w:szCs w:val="20"/>
                <w:lang w:val="en-GB" w:eastAsia="es-ES"/>
                <w14:ligatures w14:val="none"/>
              </w:rPr>
              <w:t>docker.gpg</w:t>
            </w:r>
            <w:proofErr w:type="spellEnd"/>
            <w:r w:rsidRPr="009E6A8B">
              <w:rPr>
                <w:rFonts w:ascii="Courier New" w:eastAsia="Times New Roman" w:hAnsi="Courier New" w:cs="Courier New"/>
                <w:color w:val="808080"/>
                <w:kern w:val="0"/>
                <w:sz w:val="20"/>
                <w:szCs w:val="20"/>
                <w:lang w:val="en-GB" w:eastAsia="es-ES"/>
                <w14:ligatures w14:val="none"/>
              </w:rPr>
              <w:t>] https://download.docker.com/linux/ubuntu \</w:t>
            </w:r>
          </w:p>
          <w:p w14:paraId="626D6271"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color w:val="80808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b/>
                <w:bCs/>
                <w:color w:val="804040"/>
                <w:kern w:val="0"/>
                <w:sz w:val="20"/>
                <w:szCs w:val="20"/>
                <w:shd w:val="clear" w:color="auto" w:fill="E1FFF3"/>
                <w:lang w:eastAsia="es-ES"/>
                <w14:ligatures w14:val="none"/>
              </w:rPr>
              <w:t>$(. /</w:t>
            </w:r>
            <w:proofErr w:type="spellStart"/>
            <w:r w:rsidRPr="009E6A8B">
              <w:rPr>
                <w:rFonts w:ascii="Courier New" w:eastAsia="Times New Roman" w:hAnsi="Courier New" w:cs="Courier New"/>
                <w:b/>
                <w:bCs/>
                <w:color w:val="804040"/>
                <w:kern w:val="0"/>
                <w:sz w:val="20"/>
                <w:szCs w:val="20"/>
                <w:shd w:val="clear" w:color="auto" w:fill="E1FFF3"/>
                <w:lang w:eastAsia="es-ES"/>
                <w14:ligatures w14:val="none"/>
              </w:rPr>
              <w:t>etc</w:t>
            </w:r>
            <w:proofErr w:type="spellEnd"/>
            <w:r w:rsidRPr="009E6A8B">
              <w:rPr>
                <w:rFonts w:ascii="Courier New" w:eastAsia="Times New Roman" w:hAnsi="Courier New" w:cs="Courier New"/>
                <w:b/>
                <w:bCs/>
                <w:color w:val="804040"/>
                <w:kern w:val="0"/>
                <w:sz w:val="20"/>
                <w:szCs w:val="20"/>
                <w:shd w:val="clear" w:color="auto" w:fill="E1FFF3"/>
                <w:lang w:eastAsia="es-ES"/>
                <w14:ligatures w14:val="none"/>
              </w:rPr>
              <w:t>/os-</w:t>
            </w:r>
            <w:proofErr w:type="spellStart"/>
            <w:r w:rsidRPr="009E6A8B">
              <w:rPr>
                <w:rFonts w:ascii="Courier New" w:eastAsia="Times New Roman" w:hAnsi="Courier New" w:cs="Courier New"/>
                <w:b/>
                <w:bCs/>
                <w:color w:val="804040"/>
                <w:kern w:val="0"/>
                <w:sz w:val="20"/>
                <w:szCs w:val="20"/>
                <w:shd w:val="clear" w:color="auto" w:fill="E1FFF3"/>
                <w:lang w:eastAsia="es-ES"/>
                <w14:ligatures w14:val="none"/>
              </w:rPr>
              <w:t>release</w:t>
            </w:r>
            <w:proofErr w:type="spellEnd"/>
            <w:r w:rsidRPr="009E6A8B">
              <w:rPr>
                <w:rFonts w:ascii="Courier New" w:eastAsia="Times New Roman" w:hAnsi="Courier New" w:cs="Courier New"/>
                <w:b/>
                <w:bCs/>
                <w:color w:val="804040"/>
                <w:kern w:val="0"/>
                <w:sz w:val="20"/>
                <w:szCs w:val="20"/>
                <w:shd w:val="clear" w:color="auto" w:fill="E1FFF3"/>
                <w:lang w:eastAsia="es-ES"/>
                <w14:ligatures w14:val="none"/>
              </w:rPr>
              <w:t xml:space="preserve"> &amp;&amp; echo "$VERSION_CODENAME")</w:t>
            </w:r>
            <w:r w:rsidRPr="009E6A8B">
              <w:rPr>
                <w:rFonts w:ascii="Courier New" w:eastAsia="Times New Roman" w:hAnsi="Courier New" w:cs="Courier New"/>
                <w:color w:val="808080"/>
                <w:kern w:val="0"/>
                <w:sz w:val="20"/>
                <w:szCs w:val="20"/>
                <w:lang w:eastAsia="es-ES"/>
                <w14:ligatures w14:val="none"/>
              </w:rPr>
              <w:t xml:space="preserve">" </w:t>
            </w:r>
            <w:proofErr w:type="spellStart"/>
            <w:r w:rsidRPr="009E6A8B">
              <w:rPr>
                <w:rFonts w:ascii="Courier New" w:eastAsia="Times New Roman" w:hAnsi="Courier New" w:cs="Courier New"/>
                <w:color w:val="808080"/>
                <w:kern w:val="0"/>
                <w:sz w:val="20"/>
                <w:szCs w:val="20"/>
                <w:lang w:eastAsia="es-ES"/>
                <w14:ligatures w14:val="none"/>
              </w:rPr>
              <w:t>stable</w:t>
            </w:r>
            <w:proofErr w:type="spellEnd"/>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p>
          <w:p w14:paraId="1966859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sources.list.d</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docker.list</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0D1F7AA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0BB0094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install docker-</w:t>
            </w:r>
            <w:proofErr w:type="spellStart"/>
            <w:r w:rsidRPr="009E6A8B">
              <w:rPr>
                <w:rFonts w:ascii="Courier New" w:eastAsia="Times New Roman" w:hAnsi="Courier New" w:cs="Courier New"/>
                <w:color w:val="000000"/>
                <w:kern w:val="0"/>
                <w:sz w:val="20"/>
                <w:szCs w:val="20"/>
                <w:lang w:val="en-GB" w:eastAsia="es-ES"/>
                <w14:ligatures w14:val="none"/>
              </w:rPr>
              <w:t>ce</w:t>
            </w:r>
            <w:proofErr w:type="spellEnd"/>
            <w:r w:rsidRPr="009E6A8B">
              <w:rPr>
                <w:rFonts w:ascii="Courier New" w:eastAsia="Times New Roman" w:hAnsi="Courier New" w:cs="Courier New"/>
                <w:color w:val="000000"/>
                <w:kern w:val="0"/>
                <w:sz w:val="20"/>
                <w:szCs w:val="20"/>
                <w:lang w:val="en-GB" w:eastAsia="es-ES"/>
                <w14:ligatures w14:val="none"/>
              </w:rPr>
              <w:t xml:space="preserve"> docker-</w:t>
            </w:r>
            <w:proofErr w:type="spellStart"/>
            <w:r w:rsidRPr="009E6A8B">
              <w:rPr>
                <w:rFonts w:ascii="Courier New" w:eastAsia="Times New Roman" w:hAnsi="Courier New" w:cs="Courier New"/>
                <w:color w:val="000000"/>
                <w:kern w:val="0"/>
                <w:sz w:val="20"/>
                <w:szCs w:val="20"/>
                <w:lang w:val="en-GB" w:eastAsia="es-ES"/>
                <w14:ligatures w14:val="none"/>
              </w:rPr>
              <w:t>ce</w:t>
            </w:r>
            <w:proofErr w:type="spellEnd"/>
            <w:r w:rsidRPr="009E6A8B">
              <w:rPr>
                <w:rFonts w:ascii="Courier New" w:eastAsia="Times New Roman" w:hAnsi="Courier New" w:cs="Courier New"/>
                <w:color w:val="000000"/>
                <w:kern w:val="0"/>
                <w:sz w:val="20"/>
                <w:szCs w:val="20"/>
                <w:lang w:val="en-GB" w:eastAsia="es-ES"/>
                <w14:ligatures w14:val="none"/>
              </w:rPr>
              <w:t xml:space="preserve">-cli containerd.io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7B6057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1A4AA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1DAFF3E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w:t>
            </w:r>
            <w:proofErr w:type="spellStart"/>
            <w:r w:rsidRPr="009E6A8B">
              <w:rPr>
                <w:rFonts w:ascii="Courier New" w:eastAsia="Times New Roman" w:hAnsi="Courier New" w:cs="Courier New"/>
                <w:color w:val="808080"/>
                <w:kern w:val="0"/>
                <w:sz w:val="20"/>
                <w:szCs w:val="20"/>
                <w:lang w:val="en-GB" w:eastAsia="es-ES"/>
                <w14:ligatures w14:val="none"/>
              </w:rPr>
              <w:t>jenkins</w:t>
            </w:r>
            <w:proofErr w:type="spellEnd"/>
            <w:r w:rsidRPr="009E6A8B">
              <w:rPr>
                <w:rFonts w:ascii="Courier New" w:eastAsia="Times New Roman" w:hAnsi="Courier New" w:cs="Courier New"/>
                <w:color w:val="808080"/>
                <w:kern w:val="0"/>
                <w:sz w:val="20"/>
                <w:szCs w:val="20"/>
                <w:lang w:val="en-GB" w:eastAsia="es-ES"/>
                <w14:ligatures w14:val="none"/>
              </w:rPr>
              <w:t>"</w:t>
            </w:r>
          </w:p>
          <w:p w14:paraId="022D37C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allow-unauthenticated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1BC1394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usermod</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aG</w:t>
            </w:r>
            <w:proofErr w:type="spellEnd"/>
            <w:r w:rsidRPr="009E6A8B">
              <w:rPr>
                <w:rFonts w:ascii="Courier New" w:eastAsia="Times New Roman" w:hAnsi="Courier New" w:cs="Courier New"/>
                <w:color w:val="000000"/>
                <w:kern w:val="0"/>
                <w:sz w:val="20"/>
                <w:szCs w:val="20"/>
                <w:lang w:val="en-GB" w:eastAsia="es-ES"/>
                <w14:ligatures w14:val="none"/>
              </w:rPr>
              <w:t xml:space="preserve"> docker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p>
          <w:p w14:paraId="5EBF929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service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gramStart"/>
            <w:r w:rsidRPr="009E6A8B">
              <w:rPr>
                <w:rFonts w:ascii="Courier New" w:eastAsia="Times New Roman" w:hAnsi="Courier New" w:cs="Courier New"/>
                <w:color w:val="000000"/>
                <w:kern w:val="0"/>
                <w:sz w:val="20"/>
                <w:szCs w:val="20"/>
                <w:lang w:val="en-GB" w:eastAsia="es-ES"/>
                <w14:ligatures w14:val="none"/>
              </w:rPr>
              <w:t>start</w:t>
            </w:r>
            <w:proofErr w:type="gramEnd"/>
          </w:p>
          <w:p w14:paraId="766893D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4FD3E4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24C190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sleep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FF0000"/>
                <w:kern w:val="0"/>
                <w:sz w:val="20"/>
                <w:szCs w:val="20"/>
                <w:lang w:val="en-GB" w:eastAsia="es-ES"/>
                <w14:ligatures w14:val="none"/>
              </w:rPr>
              <w:t>1</w:t>
            </w:r>
            <w:r w:rsidRPr="009E6A8B">
              <w:rPr>
                <w:rFonts w:ascii="Courier New" w:eastAsia="Times New Roman" w:hAnsi="Courier New" w:cs="Courier New"/>
                <w:color w:val="000000"/>
                <w:kern w:val="0"/>
                <w:sz w:val="20"/>
                <w:szCs w:val="20"/>
                <w:lang w:val="en-GB" w:eastAsia="es-ES"/>
                <w14:ligatures w14:val="none"/>
              </w:rPr>
              <w:t>m</w:t>
            </w:r>
          </w:p>
          <w:p w14:paraId="5C6890C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286484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6490AC6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var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lib</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secrets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initialAdminPassword</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sharedData</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jenkinsadmin</w:t>
            </w:r>
            <w:proofErr w:type="spellEnd"/>
          </w:p>
          <w:p w14:paraId="568E6FAD" w14:textId="570CA172" w:rsidR="009E6A8B" w:rsidRPr="009E6A8B" w:rsidRDefault="005F7220" w:rsidP="005F7220">
            <w:pPr>
              <w:shd w:val="clear" w:color="auto" w:fill="FFFFFF"/>
              <w:jc w:val="left"/>
              <w:rPr>
                <w:lang w:val="en-GB"/>
              </w:rPr>
            </w:pPr>
            <w:proofErr w:type="spellStart"/>
            <w:r w:rsidRPr="005F7220">
              <w:rPr>
                <w:rFonts w:ascii="Courier New" w:eastAsia="Times New Roman" w:hAnsi="Courier New" w:cs="Courier New"/>
                <w:b/>
                <w:bCs/>
                <w:color w:val="0000FF"/>
                <w:kern w:val="0"/>
                <w:sz w:val="20"/>
                <w:szCs w:val="20"/>
                <w:lang w:val="en-GB" w:eastAsia="es-ES"/>
                <w14:ligatures w14:val="none"/>
              </w:rPr>
              <w:t>sudo</w:t>
            </w:r>
            <w:proofErr w:type="spellEnd"/>
            <w:r w:rsidRPr="005F7220">
              <w:rPr>
                <w:lang w:val="en-GB"/>
              </w:rPr>
              <w:t xml:space="preserve"> </w:t>
            </w:r>
            <w:r w:rsidRPr="005F7220">
              <w:rPr>
                <w:rFonts w:ascii="Courier New" w:eastAsia="Times New Roman" w:hAnsi="Courier New" w:cs="Courier New"/>
                <w:color w:val="000000"/>
                <w:kern w:val="0"/>
                <w:sz w:val="20"/>
                <w:szCs w:val="20"/>
                <w:lang w:val="en-GB" w:eastAsia="es-ES"/>
                <w14:ligatures w14:val="none"/>
              </w:rPr>
              <w:t xml:space="preserve">service </w:t>
            </w:r>
            <w:proofErr w:type="spellStart"/>
            <w:r w:rsidRPr="005F7220">
              <w:rPr>
                <w:rFonts w:ascii="Courier New" w:eastAsia="Times New Roman" w:hAnsi="Courier New" w:cs="Courier New"/>
                <w:color w:val="000000"/>
                <w:kern w:val="0"/>
                <w:sz w:val="20"/>
                <w:szCs w:val="20"/>
                <w:lang w:val="en-GB" w:eastAsia="es-ES"/>
                <w14:ligatures w14:val="none"/>
              </w:rPr>
              <w:t>jenkins</w:t>
            </w:r>
            <w:proofErr w:type="spellEnd"/>
            <w:r w:rsidRPr="005F7220">
              <w:rPr>
                <w:rFonts w:ascii="Courier New" w:eastAsia="Times New Roman" w:hAnsi="Courier New" w:cs="Courier New"/>
                <w:color w:val="000000"/>
                <w:kern w:val="0"/>
                <w:sz w:val="20"/>
                <w:szCs w:val="20"/>
                <w:lang w:val="en-GB" w:eastAsia="es-ES"/>
                <w14:ligatures w14:val="none"/>
              </w:rPr>
              <w:t xml:space="preserve"> restart</w:t>
            </w:r>
          </w:p>
        </w:tc>
      </w:tr>
    </w:tbl>
    <w:p w14:paraId="1C428D70" w14:textId="77777777" w:rsidR="009E6A8B" w:rsidRPr="009E6A8B" w:rsidRDefault="009E6A8B" w:rsidP="007D785B">
      <w:pPr>
        <w:rPr>
          <w:lang w:val="en-GB"/>
        </w:rPr>
      </w:pPr>
    </w:p>
    <w:p w14:paraId="0DDF8663" w14:textId="77777777" w:rsidR="009E6A8B" w:rsidRPr="009E6A8B" w:rsidRDefault="009E6A8B" w:rsidP="007D785B">
      <w:pPr>
        <w:rPr>
          <w:lang w:val="en-GB"/>
        </w:rPr>
      </w:pPr>
    </w:p>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w:t>
      </w:r>
      <w:proofErr w:type="spellStart"/>
      <w:r>
        <w:t>elastic</w:t>
      </w:r>
      <w:r w:rsidR="009B7147">
        <w:t>search</w:t>
      </w:r>
      <w:proofErr w:type="spellEnd"/>
      <w:r>
        <w:t xml:space="preserve"> realiza las siguientes acciones:</w:t>
      </w:r>
    </w:p>
    <w:p w14:paraId="5D825B4E" w14:textId="1D031090" w:rsidR="00B46645" w:rsidRDefault="00B46645" w:rsidP="00B46645">
      <w:pPr>
        <w:pStyle w:val="Prrafodelista"/>
        <w:numPr>
          <w:ilvl w:val="0"/>
          <w:numId w:val="16"/>
        </w:numPr>
      </w:pPr>
      <w:r>
        <w:t xml:space="preserve">Actualiza la lista de paquetes disponibles utilizando </w:t>
      </w:r>
      <w:proofErr w:type="spellStart"/>
      <w:r>
        <w:t>apt-get</w:t>
      </w:r>
      <w:proofErr w:type="spellEnd"/>
      <w:r>
        <w:t xml:space="preserve"> </w:t>
      </w:r>
      <w:proofErr w:type="spellStart"/>
      <w:r>
        <w:t>update</w:t>
      </w:r>
      <w:proofErr w:type="spellEnd"/>
      <w:r>
        <w:t>.</w:t>
      </w:r>
    </w:p>
    <w:p w14:paraId="251EE3BA" w14:textId="3EAF0A54" w:rsidR="00B46645" w:rsidRDefault="00B46645" w:rsidP="00B46645">
      <w:pPr>
        <w:pStyle w:val="Prrafodelista"/>
        <w:numPr>
          <w:ilvl w:val="0"/>
          <w:numId w:val="16"/>
        </w:numPr>
      </w:pPr>
      <w:r>
        <w:t xml:space="preserve">Instala el paquete openjdk-8-jre evitando que solicite confirmación (-y, que escribe en el </w:t>
      </w:r>
      <w:proofErr w:type="spellStart"/>
      <w:r>
        <w:t>stdin</w:t>
      </w:r>
      <w:proofErr w:type="spellEnd"/>
      <w:r>
        <w:t xml:space="preserve"> y constantemente durante la ejecución del comando al que acompaña) utilizando </w:t>
      </w:r>
      <w:proofErr w:type="spellStart"/>
      <w:r>
        <w:t>apt-get</w:t>
      </w:r>
      <w:proofErr w:type="spellEnd"/>
      <w:r>
        <w:t xml:space="preserve"> </w:t>
      </w:r>
      <w:proofErr w:type="spellStart"/>
      <w:r>
        <w:t>install</w:t>
      </w:r>
      <w:proofErr w:type="spellEnd"/>
      <w:r>
        <w:t>.</w:t>
      </w:r>
    </w:p>
    <w:p w14:paraId="53B68381" w14:textId="270A2AF6" w:rsidR="00B46645" w:rsidRDefault="00B46645" w:rsidP="00B46645">
      <w:pPr>
        <w:pStyle w:val="Prrafodelista"/>
        <w:numPr>
          <w:ilvl w:val="0"/>
          <w:numId w:val="16"/>
        </w:numPr>
      </w:pPr>
      <w:r>
        <w:t>Descargamos la clave GPG del repositorio de Elasticsearch y se guarda en /</w:t>
      </w:r>
      <w:proofErr w:type="spellStart"/>
      <w:r>
        <w:t>usr</w:t>
      </w:r>
      <w:proofErr w:type="spellEnd"/>
      <w:r>
        <w:t>/share/</w:t>
      </w:r>
      <w:proofErr w:type="spellStart"/>
      <w:r>
        <w:t>keyrings</w:t>
      </w:r>
      <w:proofErr w:type="spellEnd"/>
      <w:r>
        <w:t>/</w:t>
      </w:r>
      <w:proofErr w:type="spellStart"/>
      <w:r>
        <w:t>elasticsearch-keyring.gpg</w:t>
      </w:r>
      <w:proofErr w:type="spellEnd"/>
      <w:r>
        <w:t>.</w:t>
      </w:r>
    </w:p>
    <w:p w14:paraId="76CC6CBA" w14:textId="488A2B88" w:rsidR="00B46645" w:rsidRDefault="00B46645" w:rsidP="00B46645">
      <w:pPr>
        <w:pStyle w:val="Prrafodelista"/>
        <w:numPr>
          <w:ilvl w:val="0"/>
          <w:numId w:val="16"/>
        </w:numPr>
      </w:pPr>
      <w:r>
        <w:t xml:space="preserve">Instala el paquete </w:t>
      </w:r>
      <w:proofErr w:type="spellStart"/>
      <w:r>
        <w:t>apt</w:t>
      </w:r>
      <w:proofErr w:type="spellEnd"/>
      <w:r>
        <w:t>-</w:t>
      </w:r>
      <w:proofErr w:type="spellStart"/>
      <w:r>
        <w:t>transport</w:t>
      </w:r>
      <w:proofErr w:type="spellEnd"/>
      <w:r>
        <w: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w:t>
      </w:r>
      <w:proofErr w:type="spellStart"/>
      <w:r>
        <w:t>etc</w:t>
      </w:r>
      <w:proofErr w:type="spellEnd"/>
      <w:r>
        <w:t>/</w:t>
      </w:r>
      <w:proofErr w:type="spellStart"/>
      <w:r>
        <w:t>apt</w:t>
      </w:r>
      <w:proofErr w:type="spellEnd"/>
      <w:r>
        <w:t>/</w:t>
      </w:r>
      <w:proofErr w:type="spellStart"/>
      <w:r>
        <w:t>sources.list.d</w:t>
      </w:r>
      <w:proofErr w:type="spellEnd"/>
      <w:r>
        <w:t>/elastic-8.x.list,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 xml:space="preserve">Instala la versión 8.5.3 de Elasticsearch utilizando </w:t>
      </w:r>
      <w:proofErr w:type="spellStart"/>
      <w:r>
        <w:t>apt-get</w:t>
      </w:r>
      <w:proofErr w:type="spellEnd"/>
      <w:r>
        <w:t xml:space="preserve"> </w:t>
      </w:r>
      <w:proofErr w:type="spellStart"/>
      <w:r>
        <w:t>install</w:t>
      </w:r>
      <w:proofErr w:type="spellEnd"/>
      <w:r>
        <w:t>.</w:t>
      </w:r>
    </w:p>
    <w:p w14:paraId="40D3D3B9" w14:textId="5C4D9242" w:rsidR="00B46645" w:rsidRDefault="00B46645" w:rsidP="00B46645">
      <w:pPr>
        <w:pStyle w:val="Prrafodelista"/>
        <w:numPr>
          <w:ilvl w:val="0"/>
          <w:numId w:val="16"/>
        </w:numPr>
      </w:pPr>
      <w:r>
        <w:t xml:space="preserve">Recarga el </w:t>
      </w:r>
      <w:proofErr w:type="spellStart"/>
      <w:r>
        <w:t>daemon</w:t>
      </w:r>
      <w:proofErr w:type="spellEnd"/>
      <w:r>
        <w:t xml:space="preserve"> de </w:t>
      </w:r>
      <w:proofErr w:type="spellStart"/>
      <w:r>
        <w:t>systemd</w:t>
      </w:r>
      <w:proofErr w:type="spellEnd"/>
      <w:r>
        <w:t xml:space="preserve"> para que reconozca los cambios realizados en los archivos de configuración del servicio.</w:t>
      </w:r>
    </w:p>
    <w:p w14:paraId="326E2A49" w14:textId="0D640EBC" w:rsidR="00B46645" w:rsidRDefault="00B46645" w:rsidP="00B46645">
      <w:pPr>
        <w:pStyle w:val="Prrafodelista"/>
        <w:numPr>
          <w:ilvl w:val="0"/>
          <w:numId w:val="16"/>
        </w:numPr>
      </w:pPr>
      <w:r>
        <w:t xml:space="preserve">Habilita el servicio de Elasticsearch para que se inicie automáticamente al arrancar el sistema, utilizando </w:t>
      </w:r>
      <w:proofErr w:type="spellStart"/>
      <w:r>
        <w:t>systemctl</w:t>
      </w:r>
      <w:proofErr w:type="spellEnd"/>
      <w:r>
        <w:t xml:space="preserve"> </w:t>
      </w:r>
      <w:proofErr w:type="spellStart"/>
      <w:r>
        <w:t>enable</w:t>
      </w:r>
      <w:proofErr w:type="spellEnd"/>
      <w:r>
        <w:t>.</w:t>
      </w:r>
    </w:p>
    <w:p w14:paraId="3D0E24AC" w14:textId="5295EA62" w:rsidR="00B46645" w:rsidRDefault="00B46645" w:rsidP="00B46645">
      <w:pPr>
        <w:pStyle w:val="Prrafodelista"/>
        <w:numPr>
          <w:ilvl w:val="0"/>
          <w:numId w:val="16"/>
        </w:numPr>
      </w:pPr>
      <w:r>
        <w:t xml:space="preserve">Inicia el servicio de Elasticsearch utilizando </w:t>
      </w:r>
      <w:proofErr w:type="spellStart"/>
      <w:r>
        <w:t>systemctl</w:t>
      </w:r>
      <w:proofErr w:type="spellEnd"/>
      <w:r>
        <w:t xml:space="preserve"> </w:t>
      </w:r>
      <w:proofErr w:type="spellStart"/>
      <w:r>
        <w:t>start</w:t>
      </w:r>
      <w:proofErr w:type="spellEnd"/>
      <w:r>
        <w:t>.</w:t>
      </w:r>
    </w:p>
    <w:p w14:paraId="7219741B" w14:textId="3676FA10" w:rsidR="00B46645" w:rsidRDefault="00B46645" w:rsidP="00B46645">
      <w:pPr>
        <w:pStyle w:val="Prrafodelista"/>
        <w:numPr>
          <w:ilvl w:val="0"/>
          <w:numId w:val="16"/>
        </w:numPr>
      </w:pPr>
      <w:r>
        <w:t xml:space="preserve">Ejecuta el comando </w:t>
      </w:r>
      <w:proofErr w:type="spellStart"/>
      <w:r>
        <w:t>elasticsearch-reset-password</w:t>
      </w:r>
      <w:proofErr w:type="spellEnd"/>
      <w:r>
        <w:t xml:space="preserve"> para restablecer la contraseña del usuario "</w:t>
      </w:r>
      <w:proofErr w:type="spellStart"/>
      <w:r>
        <w:t>elastic</w:t>
      </w:r>
      <w:proofErr w:type="spellEnd"/>
      <w:r>
        <w:t xml:space="preserve">". La contraseña generada se guarda en la variable </w:t>
      </w:r>
      <w:proofErr w:type="spellStart"/>
      <w:r>
        <w:t>fullPass</w:t>
      </w:r>
      <w:proofErr w:type="spellEnd"/>
      <w:r>
        <w:t>.</w:t>
      </w:r>
    </w:p>
    <w:p w14:paraId="60768526" w14:textId="5D34CDCD" w:rsidR="00B46645" w:rsidRDefault="00B46645" w:rsidP="009B7147">
      <w:pPr>
        <w:pStyle w:val="Prrafodelista"/>
        <w:numPr>
          <w:ilvl w:val="0"/>
          <w:numId w:val="16"/>
        </w:numPr>
      </w:pPr>
      <w:r>
        <w:t xml:space="preserve">Extrae los últimos 20 caracteres de la variable </w:t>
      </w:r>
      <w:proofErr w:type="spellStart"/>
      <w:r>
        <w:t>fullPass</w:t>
      </w:r>
      <w:proofErr w:type="spellEnd"/>
      <w:r>
        <w:t xml:space="preserve"> y los asigna a la variable </w:t>
      </w:r>
      <w:proofErr w:type="spellStart"/>
      <w:r>
        <w:t>pass</w:t>
      </w:r>
      <w:proofErr w:type="spellEnd"/>
      <w:r w:rsidR="009B7147">
        <w:t xml:space="preserve"> dado que el resultado del comando </w:t>
      </w:r>
      <w:proofErr w:type="spellStart"/>
      <w:r w:rsidR="009B7147" w:rsidRPr="009B7147">
        <w:t>bin</w:t>
      </w:r>
      <w:proofErr w:type="spellEnd"/>
      <w:r w:rsidR="009B7147" w:rsidRPr="009B7147">
        <w:t>/</w:t>
      </w:r>
      <w:proofErr w:type="spellStart"/>
      <w:r w:rsidR="009B7147" w:rsidRPr="009B7147">
        <w:t>elasticsearch-reset-password</w:t>
      </w:r>
      <w:proofErr w:type="spellEnd"/>
      <w:r w:rsidR="009B7147">
        <w:t xml:space="preserve"> devuelve “</w:t>
      </w:r>
      <w:proofErr w:type="spellStart"/>
      <w:r w:rsidR="009B7147">
        <w:t>Changed</w:t>
      </w:r>
      <w:proofErr w:type="spellEnd"/>
      <w:r w:rsidR="009B7147">
        <w:t xml:space="preserve"> </w:t>
      </w:r>
      <w:proofErr w:type="spellStart"/>
      <w:r w:rsidR="009B7147">
        <w:t>password</w:t>
      </w:r>
      <w:proofErr w:type="spellEnd"/>
      <w:r w:rsidR="009B7147">
        <w:t xml:space="preserve"> </w:t>
      </w:r>
      <w:proofErr w:type="spellStart"/>
      <w:r w:rsidR="009B7147">
        <w:t>for</w:t>
      </w:r>
      <w:proofErr w:type="spellEnd"/>
      <w:r w:rsidR="009B7147">
        <w:t xml:space="preserve"> </w:t>
      </w:r>
      <w:proofErr w:type="spellStart"/>
      <w:r w:rsidR="009B7147">
        <w:t>user</w:t>
      </w:r>
      <w:proofErr w:type="spellEnd"/>
      <w:r w:rsidR="009B7147">
        <w:t xml:space="preserve"> [#user#] PASSWORD #user# =” antes de la </w:t>
      </w:r>
      <w:proofErr w:type="spellStart"/>
      <w:r w:rsidR="009B7147">
        <w:t>password</w:t>
      </w:r>
      <w:proofErr w:type="spellEnd"/>
      <w:r w:rsidR="009B7147">
        <w:t>, que es de 20 caracteres por defecto.</w:t>
      </w:r>
    </w:p>
    <w:p w14:paraId="2C2D7BCF" w14:textId="5D69F543" w:rsidR="00B46645" w:rsidRDefault="00B46645" w:rsidP="00B46645">
      <w:pPr>
        <w:pStyle w:val="Prrafodelista"/>
        <w:numPr>
          <w:ilvl w:val="0"/>
          <w:numId w:val="16"/>
        </w:numPr>
      </w:pPr>
      <w:r>
        <w:t>Guarda la contraseña en un archivo llamado "</w:t>
      </w:r>
      <w:proofErr w:type="spellStart"/>
      <w:r>
        <w:t>admin</w:t>
      </w:r>
      <w:proofErr w:type="spellEnd"/>
      <w:r>
        <w:t>" en la carpeta compartida "/</w:t>
      </w:r>
      <w:proofErr w:type="spellStart"/>
      <w:r>
        <w:t>sharedData</w:t>
      </w:r>
      <w:proofErr w:type="spellEnd"/>
      <w:r>
        <w:t>".</w:t>
      </w:r>
    </w:p>
    <w:p w14:paraId="04FECE6C" w14:textId="4E4E22A5" w:rsidR="00B46645" w:rsidRDefault="00B46645" w:rsidP="00B46645">
      <w:pPr>
        <w:pStyle w:val="Prrafodelista"/>
        <w:numPr>
          <w:ilvl w:val="0"/>
          <w:numId w:val="16"/>
        </w:numPr>
      </w:pPr>
      <w:r>
        <w:t xml:space="preserve">Ejecuta el comando </w:t>
      </w:r>
      <w:proofErr w:type="spellStart"/>
      <w:r>
        <w:t>elasticsearch</w:t>
      </w:r>
      <w:proofErr w:type="spellEnd"/>
      <w:r>
        <w:t>-</w:t>
      </w:r>
      <w:proofErr w:type="spellStart"/>
      <w:r>
        <w:t>service</w:t>
      </w:r>
      <w:proofErr w:type="spellEnd"/>
      <w:r>
        <w:t xml:space="preserve">-tokens </w:t>
      </w:r>
      <w:proofErr w:type="spellStart"/>
      <w:r>
        <w:t>create</w:t>
      </w:r>
      <w:proofErr w:type="spellEnd"/>
      <w:r>
        <w:t xml:space="preserve"> para crear un token de servicio para el usuario "</w:t>
      </w:r>
      <w:proofErr w:type="spellStart"/>
      <w:r>
        <w:t>elastic</w:t>
      </w:r>
      <w:proofErr w:type="spellEnd"/>
      <w:r>
        <w:t>" y el rol "</w:t>
      </w:r>
      <w:proofErr w:type="spellStart"/>
      <w:r>
        <w:t>kibana</w:t>
      </w:r>
      <w:proofErr w:type="spellEnd"/>
      <w:r>
        <w:t xml:space="preserve">". El token generado se guarda en la variable </w:t>
      </w:r>
      <w:proofErr w:type="spellStart"/>
      <w:r>
        <w:t>fullToken</w:t>
      </w:r>
      <w:proofErr w:type="spellEnd"/>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w:t>
      </w:r>
      <w:proofErr w:type="spellStart"/>
      <w:r w:rsidR="009B7147">
        <w:t>Elastic</w:t>
      </w:r>
      <w:proofErr w:type="spellEnd"/>
      <w:r w:rsidR="009B7147">
        <w:t xml:space="preserve"> posteriormente.</w:t>
      </w:r>
    </w:p>
    <w:p w14:paraId="79BF96A4" w14:textId="23EBE86B" w:rsidR="00B46645" w:rsidRDefault="00B46645" w:rsidP="00B46645">
      <w:pPr>
        <w:pStyle w:val="Prrafodelista"/>
        <w:numPr>
          <w:ilvl w:val="0"/>
          <w:numId w:val="16"/>
        </w:numPr>
      </w:pPr>
      <w:r>
        <w:t xml:space="preserve">Extrae los últimos 64 caracteres de la variable </w:t>
      </w:r>
      <w:proofErr w:type="spellStart"/>
      <w:r>
        <w:t>fullToken</w:t>
      </w:r>
      <w:proofErr w:type="spellEnd"/>
      <w:r>
        <w:t xml:space="preserve">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w:t>
      </w:r>
      <w:proofErr w:type="spellStart"/>
      <w:r>
        <w:t>sharedData</w:t>
      </w:r>
      <w:proofErr w:type="spellEnd"/>
      <w:r>
        <w:t>".</w:t>
      </w:r>
    </w:p>
    <w:p w14:paraId="695BEB40" w14:textId="07C0BEBB" w:rsidR="00B46645" w:rsidRPr="00B46645" w:rsidRDefault="00B46645" w:rsidP="00B46645">
      <w:pPr>
        <w:pStyle w:val="Prrafodelista"/>
        <w:numPr>
          <w:ilvl w:val="0"/>
          <w:numId w:val="16"/>
        </w:numPr>
      </w:pPr>
      <w:r>
        <w:lastRenderedPageBreak/>
        <w:t>Cambia los permisos del directorio /</w:t>
      </w:r>
      <w:proofErr w:type="spellStart"/>
      <w:r>
        <w:t>etc</w:t>
      </w:r>
      <w:proofErr w:type="spellEnd"/>
      <w:r>
        <w:t>/</w:t>
      </w:r>
      <w:proofErr w:type="spellStart"/>
      <w:r>
        <w:t>elasticsearch</w:t>
      </w:r>
      <w:proofErr w:type="spellEnd"/>
      <w:r>
        <w:t>/</w:t>
      </w:r>
      <w:proofErr w:type="spellStart"/>
      <w:r>
        <w:t>service_tokens</w:t>
      </w:r>
      <w:proofErr w:type="spellEnd"/>
      <w:r>
        <w:t xml:space="preserve"> para permitir que el usuario </w:t>
      </w:r>
      <w:proofErr w:type="spellStart"/>
      <w:r>
        <w:t>elasticsearch</w:t>
      </w:r>
      <w:proofErr w:type="spellEnd"/>
      <w:r>
        <w:t xml:space="preserve">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B35870"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w:t>
            </w:r>
            <w:proofErr w:type="gramStart"/>
            <w:r w:rsidRPr="00C608B9">
              <w:rPr>
                <w:rFonts w:ascii="Courier New" w:eastAsia="Times New Roman" w:hAnsi="Courier New" w:cs="Courier New"/>
                <w:color w:val="000000"/>
                <w:kern w:val="0"/>
                <w:sz w:val="18"/>
                <w:szCs w:val="18"/>
                <w:lang w:val="en-US" w:eastAsia="es-ES"/>
                <w14:ligatures w14:val="none"/>
              </w:rPr>
              <w:t>update</w:t>
            </w:r>
            <w:proofErr w:type="gramEnd"/>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w:t>
            </w:r>
            <w:proofErr w:type="gramStart"/>
            <w:r w:rsidRPr="00C608B9">
              <w:rPr>
                <w:rFonts w:ascii="Courier New" w:eastAsia="Times New Roman" w:hAnsi="Courier New" w:cs="Courier New"/>
                <w:color w:val="000000"/>
                <w:kern w:val="0"/>
                <w:sz w:val="18"/>
                <w:szCs w:val="18"/>
                <w:lang w:val="en-US" w:eastAsia="es-ES"/>
                <w14:ligatures w14:val="none"/>
              </w:rPr>
              <w:t>jre</w:t>
            </w:r>
            <w:proofErr w:type="gramEnd"/>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wget</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qO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gpg</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dearmor</w:t>
            </w:r>
            <w:proofErr w:type="spellEnd"/>
            <w:r w:rsidRPr="00C608B9">
              <w:rPr>
                <w:rFonts w:ascii="Courier New" w:eastAsia="Times New Roman" w:hAnsi="Courier New" w:cs="Courier New"/>
                <w:color w:val="000000"/>
                <w:kern w:val="0"/>
                <w:sz w:val="18"/>
                <w:szCs w:val="18"/>
                <w:lang w:val="en-US" w:eastAsia="es-ES"/>
                <w14:ligatures w14:val="none"/>
              </w:rPr>
              <w:t xml:space="preserve"> -o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usr</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elasticsearch-keyring.gpg</w:t>
            </w:r>
            <w:proofErr w:type="spellEnd"/>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18"/>
                <w:szCs w:val="18"/>
                <w:lang w:val="en-US" w:eastAsia="es-ES"/>
                <w14:ligatures w14:val="none"/>
              </w:rPr>
              <w:t>https</w:t>
            </w:r>
            <w:proofErr w:type="gramEnd"/>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w:t>
            </w:r>
            <w:proofErr w:type="spellStart"/>
            <w:r w:rsidRPr="00C608B9">
              <w:rPr>
                <w:rFonts w:ascii="Courier New" w:eastAsia="Times New Roman" w:hAnsi="Courier New" w:cs="Courier New"/>
                <w:color w:val="808080"/>
                <w:kern w:val="0"/>
                <w:sz w:val="18"/>
                <w:szCs w:val="18"/>
                <w:lang w:val="en-US" w:eastAsia="es-ES"/>
                <w14:ligatures w14:val="none"/>
              </w:rPr>
              <w:t>usr</w:t>
            </w:r>
            <w:proofErr w:type="spellEnd"/>
            <w:r w:rsidRPr="00C608B9">
              <w:rPr>
                <w:rFonts w:ascii="Courier New" w:eastAsia="Times New Roman" w:hAnsi="Courier New" w:cs="Courier New"/>
                <w:color w:val="808080"/>
                <w:kern w:val="0"/>
                <w:sz w:val="18"/>
                <w:szCs w:val="18"/>
                <w:lang w:val="en-US" w:eastAsia="es-ES"/>
                <w14:ligatures w14:val="none"/>
              </w:rPr>
              <w:t>/share/keyrings/</w:t>
            </w:r>
            <w:proofErr w:type="spellStart"/>
            <w:r w:rsidRPr="00C608B9">
              <w:rPr>
                <w:rFonts w:ascii="Courier New" w:eastAsia="Times New Roman" w:hAnsi="Courier New" w:cs="Courier New"/>
                <w:color w:val="808080"/>
                <w:kern w:val="0"/>
                <w:sz w:val="18"/>
                <w:szCs w:val="18"/>
                <w:lang w:val="en-US" w:eastAsia="es-ES"/>
                <w14:ligatures w14:val="none"/>
              </w:rPr>
              <w:t>elasticsearch-keyring.gpg</w:t>
            </w:r>
            <w:proofErr w:type="spellEnd"/>
            <w:r w:rsidRPr="00C608B9">
              <w:rPr>
                <w:rFonts w:ascii="Courier New" w:eastAsia="Times New Roman" w:hAnsi="Courier New" w:cs="Courier New"/>
                <w:color w:val="808080"/>
                <w:kern w:val="0"/>
                <w:sz w:val="18"/>
                <w:szCs w:val="18"/>
                <w:lang w:val="en-US" w:eastAsia="es-ES"/>
                <w14:ligatures w14:val="none"/>
              </w:rPr>
              <w:t>]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tee </w:t>
            </w:r>
            <w:proofErr w:type="gramStart"/>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sources.list.d</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roofErr w:type="gramEnd"/>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proofErr w:type="spellStart"/>
            <w:r w:rsidRPr="00A46861">
              <w:rPr>
                <w:rFonts w:ascii="Courier New" w:eastAsia="Times New Roman" w:hAnsi="Courier New" w:cs="Courier New"/>
                <w:b/>
                <w:bCs/>
                <w:color w:val="0000FF"/>
                <w:kern w:val="0"/>
                <w:sz w:val="18"/>
                <w:szCs w:val="18"/>
                <w:lang w:val="en-GB" w:eastAsia="es-ES"/>
                <w14:ligatures w14:val="none"/>
              </w:rPr>
              <w:t>sudo</w:t>
            </w:r>
            <w:proofErr w:type="spell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proofErr w:type="spellStart"/>
            <w:r w:rsidRPr="00A46861">
              <w:rPr>
                <w:rFonts w:ascii="Courier New" w:eastAsia="Times New Roman" w:hAnsi="Courier New" w:cs="Courier New"/>
                <w:color w:val="000000"/>
                <w:kern w:val="0"/>
                <w:sz w:val="18"/>
                <w:szCs w:val="18"/>
                <w:lang w:val="en-GB" w:eastAsia="es-ES"/>
                <w14:ligatures w14:val="none"/>
              </w:rPr>
              <w:t>systemctl</w:t>
            </w:r>
            <w:proofErr w:type="spellEnd"/>
            <w:r w:rsidRPr="00A46861">
              <w:rPr>
                <w:rFonts w:ascii="Courier New" w:eastAsia="Times New Roman" w:hAnsi="Courier New" w:cs="Courier New"/>
                <w:color w:val="000000"/>
                <w:kern w:val="0"/>
                <w:sz w:val="18"/>
                <w:szCs w:val="18"/>
                <w:lang w:val="en-GB" w:eastAsia="es-ES"/>
                <w14:ligatures w14:val="none"/>
              </w:rPr>
              <w:t xml:space="preserve"> daemon-</w:t>
            </w:r>
            <w:proofErr w:type="gramStart"/>
            <w:r w:rsidRPr="00A46861">
              <w:rPr>
                <w:rFonts w:ascii="Courier New" w:eastAsia="Times New Roman" w:hAnsi="Courier New" w:cs="Courier New"/>
                <w:color w:val="000000"/>
                <w:kern w:val="0"/>
                <w:sz w:val="18"/>
                <w:szCs w:val="18"/>
                <w:lang w:val="en-GB" w:eastAsia="es-ES"/>
                <w14:ligatures w14:val="none"/>
              </w:rPr>
              <w:t>reload</w:t>
            </w:r>
            <w:proofErr w:type="gramEnd"/>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fullPass</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$(yes |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A512CE">
              <w:rPr>
                <w:rFonts w:ascii="Courier New" w:eastAsia="Times New Roman" w:hAnsi="Courier New" w:cs="Courier New"/>
                <w:color w:val="000000"/>
                <w:kern w:val="0"/>
                <w:sz w:val="18"/>
                <w:szCs w:val="18"/>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w:t>
            </w:r>
            <w:proofErr w:type="spellStart"/>
            <w:r w:rsidRPr="00A512CE">
              <w:rPr>
                <w:rFonts w:ascii="Courier New" w:eastAsia="Times New Roman" w:hAnsi="Courier New" w:cs="Courier New"/>
                <w:color w:val="008080"/>
                <w:kern w:val="0"/>
                <w:sz w:val="18"/>
                <w:szCs w:val="18"/>
                <w:shd w:val="clear" w:color="auto" w:fill="00FFFF"/>
                <w:lang w:eastAsia="es-ES"/>
                <w14:ligatures w14:val="none"/>
              </w:rPr>
              <w:t>fullPass</w:t>
            </w:r>
            <w:proofErr w:type="spellEnd"/>
            <w:r w:rsidRPr="00A512CE">
              <w:rPr>
                <w:rFonts w:ascii="Courier New" w:eastAsia="Times New Roman" w:hAnsi="Courier New" w:cs="Courier New"/>
                <w:color w:val="008080"/>
                <w:kern w:val="0"/>
                <w:sz w:val="18"/>
                <w:szCs w:val="18"/>
                <w:shd w:val="clear" w:color="auto" w:fill="00FFFF"/>
                <w:lang w:eastAsia="es-ES"/>
                <w14:ligatures w14:val="none"/>
              </w:rPr>
              <w:t>: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#Utilizamos para albergar la contraseña y el token un fichero en una </w:t>
            </w:r>
            <w:proofErr w:type="spellStart"/>
            <w:r w:rsidRPr="00A512CE">
              <w:rPr>
                <w:rFonts w:ascii="Courier New" w:eastAsia="Times New Roman" w:hAnsi="Courier New" w:cs="Courier New"/>
                <w:color w:val="008000"/>
                <w:kern w:val="0"/>
                <w:sz w:val="18"/>
                <w:szCs w:val="18"/>
                <w:lang w:eastAsia="es-ES"/>
                <w14:ligatures w14:val="none"/>
              </w:rPr>
              <w:t>synced</w:t>
            </w:r>
            <w:proofErr w:type="spellEnd"/>
            <w:r w:rsidRPr="00A512CE">
              <w:rPr>
                <w:rFonts w:ascii="Courier New" w:eastAsia="Times New Roman" w:hAnsi="Courier New" w:cs="Courier New"/>
                <w:color w:val="008000"/>
                <w:kern w:val="0"/>
                <w:sz w:val="18"/>
                <w:szCs w:val="18"/>
                <w:lang w:eastAsia="es-ES"/>
                <w14:ligatures w14:val="none"/>
              </w:rPr>
              <w:t xml:space="preserve">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w:t>
            </w:r>
            <w:proofErr w:type="spellStart"/>
            <w:r w:rsidRPr="00A512CE">
              <w:rPr>
                <w:rFonts w:ascii="Courier New" w:eastAsia="Times New Roman" w:hAnsi="Courier New" w:cs="Courier New"/>
                <w:b/>
                <w:bCs/>
                <w:color w:val="FF8040"/>
                <w:kern w:val="0"/>
                <w:sz w:val="18"/>
                <w:szCs w:val="18"/>
                <w:shd w:val="clear" w:color="auto" w:fill="FFFFD9"/>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&gt;/</w:t>
            </w:r>
            <w:proofErr w:type="spellStart"/>
            <w:r w:rsidRPr="00A512CE">
              <w:rPr>
                <w:rFonts w:ascii="Courier New" w:eastAsia="Times New Roman" w:hAnsi="Courier New" w:cs="Courier New"/>
                <w:color w:val="000000"/>
                <w:kern w:val="0"/>
                <w:sz w:val="18"/>
                <w:szCs w:val="18"/>
                <w:lang w:eastAsia="es-ES"/>
                <w14:ligatures w14:val="none"/>
              </w:rPr>
              <w:t>sharedData</w:t>
            </w:r>
            <w:proofErr w:type="spellEnd"/>
            <w:r w:rsidRPr="00A512CE">
              <w:rPr>
                <w:rFonts w:ascii="Courier New" w:eastAsia="Times New Roman" w:hAnsi="Courier New" w:cs="Courier New"/>
                <w:b/>
                <w:bCs/>
                <w:color w:val="804000"/>
                <w:kern w:val="0"/>
                <w:sz w:val="18"/>
                <w:szCs w:val="18"/>
                <w:lang w:eastAsia="es-ES"/>
                <w14:ligatures w14:val="none"/>
              </w:rPr>
              <w:t>/</w:t>
            </w:r>
            <w:proofErr w:type="spellStart"/>
            <w:r w:rsidRPr="00A512CE">
              <w:rPr>
                <w:rFonts w:ascii="Courier New" w:eastAsia="Times New Roman" w:hAnsi="Courier New" w:cs="Courier New"/>
                <w:color w:val="000000"/>
                <w:kern w:val="0"/>
                <w:sz w:val="18"/>
                <w:szCs w:val="18"/>
                <w:lang w:eastAsia="es-ES"/>
                <w14:ligatures w14:val="none"/>
              </w:rPr>
              <w:t>admin</w:t>
            </w:r>
            <w:proofErr w:type="spellEnd"/>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#Es importante no ejecutar este comando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gramStart"/>
            <w:r w:rsidRPr="00A512CE">
              <w:rPr>
                <w:rFonts w:ascii="Courier New" w:eastAsia="Times New Roman" w:hAnsi="Courier New" w:cs="Courier New"/>
                <w:color w:val="008000"/>
                <w:kern w:val="0"/>
                <w:sz w:val="18"/>
                <w:szCs w:val="18"/>
                <w:lang w:eastAsia="es-ES"/>
                <w14:ligatures w14:val="none"/>
              </w:rPr>
              <w:t>dado que</w:t>
            </w:r>
            <w:proofErr w:type="gramEnd"/>
            <w:r w:rsidRPr="00A512CE">
              <w:rPr>
                <w:rFonts w:ascii="Courier New" w:eastAsia="Times New Roman" w:hAnsi="Courier New" w:cs="Courier New"/>
                <w:color w:val="008000"/>
                <w:kern w:val="0"/>
                <w:sz w:val="18"/>
                <w:szCs w:val="18"/>
                <w:lang w:eastAsia="es-ES"/>
                <w14:ligatures w14:val="none"/>
              </w:rPr>
              <w:t xml:space="preserve"> si ejecutamos la creación del token como tal, el fichero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no cuenta con permisos de lectura para el usuario </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y por tanto no levanta el servicio, como alternativa si se muestra el error /</w:t>
            </w:r>
            <w:proofErr w:type="spellStart"/>
            <w:r w:rsidRPr="00A512CE">
              <w:rPr>
                <w:rFonts w:ascii="Courier New" w:eastAsia="Times New Roman" w:hAnsi="Courier New" w:cs="Courier New"/>
                <w:color w:val="008000"/>
                <w:kern w:val="0"/>
                <w:sz w:val="18"/>
                <w:szCs w:val="18"/>
                <w:lang w:eastAsia="es-ES"/>
                <w14:ligatures w14:val="none"/>
              </w:rPr>
              <w:t>etc</w:t>
            </w:r>
            <w:proofErr w:type="spellEnd"/>
            <w:r w:rsidRPr="00A512CE">
              <w:rPr>
                <w:rFonts w:ascii="Courier New" w:eastAsia="Times New Roman" w:hAnsi="Courier New" w:cs="Courier New"/>
                <w:color w:val="008000"/>
                <w:kern w:val="0"/>
                <w:sz w:val="18"/>
                <w:szCs w:val="18"/>
                <w:lang w:eastAsia="es-ES"/>
                <w14:ligatures w14:val="none"/>
              </w:rPr>
              <w:t>/default/</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permission</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denied</w:t>
            </w:r>
            <w:proofErr w:type="spellEnd"/>
            <w:r w:rsidRPr="00A512CE">
              <w:rPr>
                <w:rFonts w:ascii="Courier New" w:eastAsia="Times New Roman" w:hAnsi="Courier New" w:cs="Courier New"/>
                <w:color w:val="008000"/>
                <w:kern w:val="0"/>
                <w:sz w:val="18"/>
                <w:szCs w:val="18"/>
                <w:lang w:eastAsia="es-ES"/>
                <w14:ligatures w14:val="none"/>
              </w:rPr>
              <w:t xml:space="preserve">, podemos ejecutarlo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y cambiar los permisos de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fullToken</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-service-tokens create elastic/</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w:t>
            </w:r>
            <w:proofErr w:type="spellStart"/>
            <w:r w:rsidRPr="00C608B9">
              <w:rPr>
                <w:rFonts w:ascii="Courier New" w:eastAsia="Times New Roman" w:hAnsi="Courier New" w:cs="Courier New"/>
                <w:color w:val="008080"/>
                <w:kern w:val="0"/>
                <w:sz w:val="18"/>
                <w:szCs w:val="18"/>
                <w:shd w:val="clear" w:color="auto" w:fill="00FFFF"/>
                <w:lang w:val="en-US" w:eastAsia="es-ES"/>
                <w14:ligatures w14:val="none"/>
              </w:rPr>
              <w:t>fullToken</w:t>
            </w:r>
            <w:proofErr w:type="spellEnd"/>
            <w:r w:rsidRPr="00C608B9">
              <w:rPr>
                <w:rFonts w:ascii="Courier New" w:eastAsia="Times New Roman" w:hAnsi="Courier New" w:cs="Courier New"/>
                <w:color w:val="008080"/>
                <w:kern w:val="0"/>
                <w:sz w:val="18"/>
                <w:szCs w:val="18"/>
                <w:shd w:val="clear" w:color="auto" w:fill="00FFFF"/>
                <w:lang w:val="en-US" w:eastAsia="es-ES"/>
                <w14:ligatures w14:val="none"/>
              </w:rPr>
              <w:t>: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proofErr w:type="spellStart"/>
            <w:r w:rsidRPr="00C608B9">
              <w:rPr>
                <w:rFonts w:ascii="Courier New" w:eastAsia="Times New Roman" w:hAnsi="Courier New" w:cs="Courier New"/>
                <w:color w:val="000000"/>
                <w:kern w:val="0"/>
                <w:sz w:val="18"/>
                <w:szCs w:val="18"/>
                <w:lang w:val="en-US" w:eastAsia="es-ES"/>
                <w14:ligatures w14:val="none"/>
              </w:rPr>
              <w:t>sharedData</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chmod</w:t>
            </w:r>
            <w:proofErr w:type="spellEnd"/>
            <w:r w:rsidRPr="00C608B9">
              <w:rPr>
                <w:rFonts w:ascii="Courier New" w:eastAsia="Times New Roman" w:hAnsi="Courier New" w:cs="Courier New"/>
                <w:color w:val="000000"/>
                <w:kern w:val="0"/>
                <w:sz w:val="18"/>
                <w:szCs w:val="18"/>
                <w:lang w:val="en-US" w:eastAsia="es-ES"/>
                <w14:ligatures w14:val="none"/>
              </w:rPr>
              <w:t xml:space="preserve">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service_tokens</w:t>
            </w:r>
            <w:proofErr w:type="spellEnd"/>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 xml:space="preserve">Este código realiza una serie de pasos para instalar y configurar </w:t>
      </w:r>
      <w:proofErr w:type="spellStart"/>
      <w:r w:rsidRPr="00E32273">
        <w:t>Kibana</w:t>
      </w:r>
      <w:proofErr w:type="spellEnd"/>
      <w:r w:rsidRPr="00E32273">
        <w:t xml:space="preserve">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w:t>
      </w:r>
      <w:proofErr w:type="spellStart"/>
      <w:r w:rsidRPr="00E32273">
        <w:t>ElasticSearch</w:t>
      </w:r>
      <w:proofErr w:type="spellEnd"/>
      <w:r w:rsidRPr="00E32273">
        <w:t xml:space="preserve">. El comando </w:t>
      </w:r>
      <w:proofErr w:type="spellStart"/>
      <w:r w:rsidRPr="00E32273">
        <w:t>wget</w:t>
      </w:r>
      <w:proofErr w:type="spellEnd"/>
      <w:r w:rsidRPr="00E32273">
        <w:t xml:space="preserve"> se utiliza para descargar el contenido del URL https://artifacts.elastic.co/GPG-KEY-elasticsearch. Luego, el comando </w:t>
      </w:r>
      <w:proofErr w:type="spellStart"/>
      <w:r w:rsidRPr="00E32273">
        <w:t>gpg</w:t>
      </w:r>
      <w:proofErr w:type="spellEnd"/>
      <w:r w:rsidRPr="00E32273">
        <w:t xml:space="preserve"> se utiliza con la opción --</w:t>
      </w:r>
      <w:proofErr w:type="spellStart"/>
      <w:r w:rsidRPr="00E32273">
        <w:t>dearmor</w:t>
      </w:r>
      <w:proofErr w:type="spellEnd"/>
      <w:r w:rsidRPr="00E32273">
        <w:t xml:space="preserve"> para convertir la clave en un formato que se pueda utilizar para autenticar paquetes. Finalmente, la salida se redirige al archivo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w:t>
      </w:r>
    </w:p>
    <w:p w14:paraId="2A6C014A" w14:textId="77777777" w:rsidR="00E32273" w:rsidRPr="00E32273" w:rsidRDefault="00E32273" w:rsidP="00E32273">
      <w:pPr>
        <w:numPr>
          <w:ilvl w:val="0"/>
          <w:numId w:val="23"/>
        </w:numPr>
      </w:pPr>
      <w:r w:rsidRPr="00E32273">
        <w:t xml:space="preserve">Actualiza los repositorios de paquetes utilizando el comando </w:t>
      </w:r>
      <w:proofErr w:type="spellStart"/>
      <w:r w:rsidRPr="00E32273">
        <w:t>apt-get</w:t>
      </w:r>
      <w:proofErr w:type="spellEnd"/>
      <w:r w:rsidRPr="00E32273">
        <w:t xml:space="preserve"> </w:t>
      </w:r>
      <w:proofErr w:type="spellStart"/>
      <w:r w:rsidRPr="00E32273">
        <w:t>update</w:t>
      </w:r>
      <w:proofErr w:type="spellEnd"/>
      <w:r w:rsidRPr="00E32273">
        <w:t>.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 xml:space="preserve">Instala el paquete </w:t>
      </w:r>
      <w:proofErr w:type="spellStart"/>
      <w:r w:rsidRPr="00E32273">
        <w:t>apt</w:t>
      </w:r>
      <w:proofErr w:type="spellEnd"/>
      <w:r w:rsidRPr="00E32273">
        <w:t>-</w:t>
      </w:r>
      <w:proofErr w:type="spellStart"/>
      <w:r w:rsidRPr="00E32273">
        <w:t>transport</w:t>
      </w:r>
      <w:proofErr w:type="spellEnd"/>
      <w:r w:rsidRPr="00E32273">
        <w:t xml:space="preserve">-https utilizando el comando </w:t>
      </w:r>
      <w:proofErr w:type="spellStart"/>
      <w:r w:rsidRPr="00E32273">
        <w:t>apt-get</w:t>
      </w:r>
      <w:proofErr w:type="spellEnd"/>
      <w:r w:rsidRPr="00E32273">
        <w:t xml:space="preserve"> </w:t>
      </w:r>
      <w:proofErr w:type="spellStart"/>
      <w:r w:rsidRPr="00E32273">
        <w:t>install</w:t>
      </w:r>
      <w:proofErr w:type="spellEnd"/>
      <w:r w:rsidRPr="00E32273">
        <w:t>. Este paquete permite que el sistema utilice el protocolo HTTPS para descargar paquetes.</w:t>
      </w:r>
    </w:p>
    <w:p w14:paraId="4766ED86" w14:textId="77777777" w:rsidR="00E32273" w:rsidRPr="00E32273" w:rsidRDefault="00E32273" w:rsidP="00E32273">
      <w:pPr>
        <w:numPr>
          <w:ilvl w:val="0"/>
          <w:numId w:val="23"/>
        </w:numPr>
      </w:pPr>
      <w:r w:rsidRPr="00E32273">
        <w:t xml:space="preserve">Agrega la fuente de paquetes de </w:t>
      </w:r>
      <w:proofErr w:type="spellStart"/>
      <w:r w:rsidRPr="00E32273">
        <w:t>ElasticSearch</w:t>
      </w:r>
      <w:proofErr w:type="spellEnd"/>
      <w:r w:rsidRPr="00E32273">
        <w:t xml:space="preserve"> al archivo /</w:t>
      </w:r>
      <w:proofErr w:type="spellStart"/>
      <w:r w:rsidRPr="00E32273">
        <w:t>etc</w:t>
      </w:r>
      <w:proofErr w:type="spellEnd"/>
      <w:r w:rsidRPr="00E32273">
        <w:t>/</w:t>
      </w:r>
      <w:proofErr w:type="spellStart"/>
      <w:r w:rsidRPr="00E32273">
        <w:t>apt</w:t>
      </w:r>
      <w:proofErr w:type="spellEnd"/>
      <w:r w:rsidRPr="00E32273">
        <w:t>/</w:t>
      </w:r>
      <w:proofErr w:type="spellStart"/>
      <w:r w:rsidRPr="00E32273">
        <w:t>sources.list.d</w:t>
      </w:r>
      <w:proofErr w:type="spellEnd"/>
      <w:r w:rsidRPr="00E32273">
        <w:t xml:space="preserve">/elastic-8.x.list. El comando echo se utiliza para agregar una línea de texto al archivo. La línea de texto especifica la ubicación de la fuente </w:t>
      </w:r>
      <w:r w:rsidRPr="00E32273">
        <w:lastRenderedPageBreak/>
        <w:t>de paquetes (https://artifacts.elastic.co/packages/8.x/apt), el archivo de clave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 y la rama principal (</w:t>
      </w:r>
      <w:proofErr w:type="spellStart"/>
      <w:r w:rsidRPr="00E32273">
        <w:t>stable</w:t>
      </w:r>
      <w:proofErr w:type="spellEnd"/>
      <w:r w:rsidRPr="00E32273">
        <w:t xml:space="preserve"> </w:t>
      </w:r>
      <w:proofErr w:type="spellStart"/>
      <w:r w:rsidRPr="00E32273">
        <w:t>main</w:t>
      </w:r>
      <w:proofErr w:type="spellEnd"/>
      <w:r w:rsidRPr="00E32273">
        <w:t>).</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 xml:space="preserve">Instala </w:t>
      </w:r>
      <w:proofErr w:type="spellStart"/>
      <w:r w:rsidRPr="00E32273">
        <w:t>Kibana</w:t>
      </w:r>
      <w:proofErr w:type="spellEnd"/>
      <w:r w:rsidRPr="00E32273">
        <w:t xml:space="preserve"> 8.5.3 utilizando el comando </w:t>
      </w:r>
      <w:proofErr w:type="spellStart"/>
      <w:r w:rsidRPr="00E32273">
        <w:t>apt-get</w:t>
      </w:r>
      <w:proofErr w:type="spellEnd"/>
      <w:r w:rsidRPr="00E32273">
        <w:t xml:space="preserve"> </w:t>
      </w:r>
      <w:proofErr w:type="spellStart"/>
      <w:r w:rsidRPr="00E32273">
        <w:t>install</w:t>
      </w:r>
      <w:proofErr w:type="spellEnd"/>
      <w:r w:rsidRPr="00E32273">
        <w:t xml:space="preserve"> </w:t>
      </w:r>
      <w:proofErr w:type="spellStart"/>
      <w:r w:rsidRPr="00E32273">
        <w:t>kibana</w:t>
      </w:r>
      <w:proofErr w:type="spellEnd"/>
      <w:r w:rsidRPr="00E32273">
        <w:t>=8.5.3 -y.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w:t>
      </w:r>
      <w:proofErr w:type="spellStart"/>
      <w:r w:rsidRPr="00E32273">
        <w:t>sharedData</w:t>
      </w:r>
      <w:proofErr w:type="spellEnd"/>
      <w:r w:rsidRPr="00E32273">
        <w:t>/token y asigna su valor a la variable token.</w:t>
      </w:r>
    </w:p>
    <w:p w14:paraId="77C79D66" w14:textId="77777777" w:rsidR="00E32273" w:rsidRPr="00E32273" w:rsidRDefault="00E32273" w:rsidP="00E32273">
      <w:pPr>
        <w:numPr>
          <w:ilvl w:val="0"/>
          <w:numId w:val="23"/>
        </w:numPr>
      </w:pPr>
      <w:r w:rsidRPr="00E32273">
        <w:t xml:space="preserve">Agrega varias configuraciones al archivo de configuración de </w:t>
      </w:r>
      <w:proofErr w:type="spellStart"/>
      <w:r w:rsidRPr="00E32273">
        <w:t>Kibana</w:t>
      </w:r>
      <w:proofErr w:type="spellEnd"/>
      <w:r w:rsidRPr="00E32273">
        <w:t xml:space="preserve"> (/</w:t>
      </w:r>
      <w:proofErr w:type="spellStart"/>
      <w:r w:rsidRPr="00E32273">
        <w:t>etc</w:t>
      </w:r>
      <w:proofErr w:type="spellEnd"/>
      <w:r w:rsidRPr="00E32273">
        <w:t>/</w:t>
      </w:r>
      <w:proofErr w:type="spellStart"/>
      <w:r w:rsidRPr="00E32273">
        <w:t>kibana</w:t>
      </w:r>
      <w:proofErr w:type="spellEnd"/>
      <w:r w:rsidRPr="00E32273">
        <w:t>/</w:t>
      </w:r>
      <w:proofErr w:type="spellStart"/>
      <w:r w:rsidRPr="00E32273">
        <w:t>kibana.yml</w:t>
      </w:r>
      <w:proofErr w:type="spellEnd"/>
      <w:r w:rsidRPr="00E32273">
        <w:t>). Utilizando el comando sudo echo, se agregan las siguientes líneas de configuración:</w:t>
      </w:r>
    </w:p>
    <w:p w14:paraId="3FEE3D94" w14:textId="77777777" w:rsidR="00E32273" w:rsidRPr="00E32273" w:rsidRDefault="00E32273" w:rsidP="00E32273">
      <w:pPr>
        <w:numPr>
          <w:ilvl w:val="1"/>
          <w:numId w:val="23"/>
        </w:numPr>
      </w:pPr>
      <w:proofErr w:type="spellStart"/>
      <w:proofErr w:type="gramStart"/>
      <w:r w:rsidRPr="00E32273">
        <w:t>server.host</w:t>
      </w:r>
      <w:proofErr w:type="spellEnd"/>
      <w:proofErr w:type="gramEnd"/>
      <w:r w:rsidRPr="00E32273">
        <w:t xml:space="preserve">: "192.168.22.12": Especifica la dirección IP en la que </w:t>
      </w:r>
      <w:proofErr w:type="spellStart"/>
      <w:r w:rsidRPr="00E32273">
        <w:t>Kibana</w:t>
      </w:r>
      <w:proofErr w:type="spellEnd"/>
      <w:r w:rsidRPr="00E32273">
        <w:t xml:space="preserve"> escuchará las conexiones entrantes.</w:t>
      </w:r>
    </w:p>
    <w:p w14:paraId="31BD236B" w14:textId="77777777" w:rsidR="00E32273" w:rsidRPr="00E32273" w:rsidRDefault="00E32273" w:rsidP="00E32273">
      <w:pPr>
        <w:numPr>
          <w:ilvl w:val="1"/>
          <w:numId w:val="23"/>
        </w:numPr>
      </w:pPr>
      <w:proofErr w:type="spellStart"/>
      <w:proofErr w:type="gramStart"/>
      <w:r w:rsidRPr="00E32273">
        <w:t>server.port</w:t>
      </w:r>
      <w:proofErr w:type="spellEnd"/>
      <w:proofErr w:type="gramEnd"/>
      <w:r w:rsidRPr="00E32273">
        <w:t xml:space="preserve">: 5601: Especifica el puerto en el que </w:t>
      </w:r>
      <w:proofErr w:type="spellStart"/>
      <w:r w:rsidRPr="00E32273">
        <w:t>Kibana</w:t>
      </w:r>
      <w:proofErr w:type="spellEnd"/>
      <w:r w:rsidRPr="00E32273">
        <w:t xml:space="preserve"> estará disponible.</w:t>
      </w:r>
    </w:p>
    <w:p w14:paraId="400492BE" w14:textId="77777777" w:rsidR="00E32273" w:rsidRPr="00E32273" w:rsidRDefault="00E32273" w:rsidP="00E32273">
      <w:pPr>
        <w:numPr>
          <w:ilvl w:val="1"/>
          <w:numId w:val="23"/>
        </w:numPr>
      </w:pPr>
      <w:proofErr w:type="spellStart"/>
      <w:proofErr w:type="gramStart"/>
      <w:r w:rsidRPr="00E32273">
        <w:t>elasticsearch.hosts</w:t>
      </w:r>
      <w:proofErr w:type="spellEnd"/>
      <w:proofErr w:type="gramEnd"/>
      <w:r w:rsidRPr="00E32273">
        <w:t xml:space="preserve">: "https://192.168.22.11:9200": Especifica la dirección IP y el puerto de </w:t>
      </w:r>
      <w:proofErr w:type="spellStart"/>
      <w:r w:rsidRPr="00E32273">
        <w:t>ElasticSearch</w:t>
      </w:r>
      <w:proofErr w:type="spellEnd"/>
      <w:r w:rsidRPr="00E32273">
        <w:t xml:space="preserve"> al que </w:t>
      </w:r>
      <w:proofErr w:type="spellStart"/>
      <w:r w:rsidRPr="00E32273">
        <w:t>Kibana</w:t>
      </w:r>
      <w:proofErr w:type="spellEnd"/>
      <w:r w:rsidRPr="00E32273">
        <w:t xml:space="preserve"> se conectará.</w:t>
      </w:r>
    </w:p>
    <w:p w14:paraId="0A7E58D2" w14:textId="77777777" w:rsidR="00E32273" w:rsidRPr="00E32273" w:rsidRDefault="00E32273" w:rsidP="00E32273">
      <w:pPr>
        <w:numPr>
          <w:ilvl w:val="1"/>
          <w:numId w:val="23"/>
        </w:numPr>
      </w:pPr>
      <w:proofErr w:type="spellStart"/>
      <w:proofErr w:type="gramStart"/>
      <w:r w:rsidRPr="00E32273">
        <w:t>elasticsearch.serviceAccountToken</w:t>
      </w:r>
      <w:proofErr w:type="spellEnd"/>
      <w:proofErr w:type="gramEnd"/>
      <w:r w:rsidRPr="00E32273">
        <w:t xml:space="preserve">: "$token": Especifica el token de la cuenta de servicio para autenticarse con </w:t>
      </w:r>
      <w:proofErr w:type="spellStart"/>
      <w:r w:rsidRPr="00E32273">
        <w:t>ElasticSearch</w:t>
      </w:r>
      <w:proofErr w:type="spellEnd"/>
      <w:r w:rsidRPr="00E32273">
        <w:t>.</w:t>
      </w:r>
    </w:p>
    <w:p w14:paraId="2C2222F1" w14:textId="77777777" w:rsidR="00E32273" w:rsidRPr="00E32273" w:rsidRDefault="00E32273" w:rsidP="00E32273">
      <w:pPr>
        <w:numPr>
          <w:ilvl w:val="1"/>
          <w:numId w:val="23"/>
        </w:numPr>
      </w:pPr>
      <w:proofErr w:type="spellStart"/>
      <w:proofErr w:type="gramStart"/>
      <w:r w:rsidRPr="00E32273">
        <w:t>elasticsearch.ssl.verificationMode</w:t>
      </w:r>
      <w:proofErr w:type="spellEnd"/>
      <w:proofErr w:type="gramEnd"/>
      <w:r w:rsidRPr="00E32273">
        <w:t>: "</w:t>
      </w:r>
      <w:proofErr w:type="spellStart"/>
      <w:r w:rsidRPr="00E32273">
        <w:t>none</w:t>
      </w:r>
      <w:proofErr w:type="spellEnd"/>
      <w:r w:rsidRPr="00E32273">
        <w:t xml:space="preserve">": Desactiva la verificación del certificado SSL al conectarse a </w:t>
      </w:r>
      <w:proofErr w:type="spellStart"/>
      <w:r w:rsidRPr="00E32273">
        <w:t>ElasticSearch</w:t>
      </w:r>
      <w:proofErr w:type="spellEnd"/>
      <w:r w:rsidRPr="00E32273">
        <w:t>.</w:t>
      </w:r>
    </w:p>
    <w:p w14:paraId="34A3494C" w14:textId="194D7A1E" w:rsidR="00E32273" w:rsidRPr="00E32273" w:rsidRDefault="00E32273" w:rsidP="00E32273">
      <w:pPr>
        <w:numPr>
          <w:ilvl w:val="0"/>
          <w:numId w:val="23"/>
        </w:numPr>
      </w:pPr>
      <w:r w:rsidRPr="00E32273">
        <w:t xml:space="preserve">Recarga los archivos de configuración del sistema utilizando </w:t>
      </w:r>
      <w:proofErr w:type="spellStart"/>
      <w:r w:rsidRPr="00E32273">
        <w:t>systemctl</w:t>
      </w:r>
      <w:proofErr w:type="spellEnd"/>
      <w:r w:rsidRPr="00E32273">
        <w:t xml:space="preserve"> </w:t>
      </w:r>
      <w:proofErr w:type="spellStart"/>
      <w:r w:rsidRPr="00E32273">
        <w:t>daemon-reload</w:t>
      </w:r>
      <w:proofErr w:type="spellEnd"/>
      <w:r w:rsidRPr="00E32273">
        <w:t>.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 xml:space="preserve">Habilita el servicio de </w:t>
      </w:r>
      <w:proofErr w:type="spellStart"/>
      <w:r w:rsidRPr="00E32273">
        <w:t>Kibana</w:t>
      </w:r>
      <w:proofErr w:type="spellEnd"/>
      <w:r w:rsidRPr="00E32273">
        <w:t xml:space="preserve"> para que se inicie automáticamente al arrancar el sistema utilizando </w:t>
      </w:r>
      <w:proofErr w:type="spellStart"/>
      <w:r w:rsidRPr="00E32273">
        <w:t>systemctl</w:t>
      </w:r>
      <w:proofErr w:type="spellEnd"/>
      <w:r w:rsidRPr="00E32273">
        <w:t xml:space="preserve"> </w:t>
      </w:r>
      <w:proofErr w:type="spellStart"/>
      <w:r w:rsidRPr="00E32273">
        <w:t>enable</w:t>
      </w:r>
      <w:proofErr w:type="spellEnd"/>
      <w:r w:rsidRPr="00E32273">
        <w:t xml:space="preserve"> </w:t>
      </w:r>
      <w:proofErr w:type="spellStart"/>
      <w:proofErr w:type="gramStart"/>
      <w:r w:rsidRPr="00E32273">
        <w:t>kibana.service</w:t>
      </w:r>
      <w:proofErr w:type="spellEnd"/>
      <w:proofErr w:type="gramEnd"/>
      <w:r w:rsidRPr="00E32273">
        <w:t>.</w:t>
      </w:r>
    </w:p>
    <w:p w14:paraId="650D9C32" w14:textId="77777777" w:rsidR="00E32273" w:rsidRDefault="00E32273" w:rsidP="00E32273">
      <w:pPr>
        <w:numPr>
          <w:ilvl w:val="0"/>
          <w:numId w:val="23"/>
        </w:numPr>
      </w:pPr>
      <w:r w:rsidRPr="00E32273">
        <w:t xml:space="preserve">Inicia el servicio de </w:t>
      </w:r>
      <w:proofErr w:type="spellStart"/>
      <w:r w:rsidRPr="00E32273">
        <w:t>Kibana</w:t>
      </w:r>
      <w:proofErr w:type="spellEnd"/>
      <w:r w:rsidRPr="00E32273">
        <w:t xml:space="preserve"> utilizando </w:t>
      </w:r>
      <w:proofErr w:type="spellStart"/>
      <w:r w:rsidRPr="00E32273">
        <w:t>systemctl</w:t>
      </w:r>
      <w:proofErr w:type="spellEnd"/>
      <w:r w:rsidRPr="00E32273">
        <w:t xml:space="preserve"> </w:t>
      </w:r>
      <w:proofErr w:type="spellStart"/>
      <w:r w:rsidRPr="00E32273">
        <w:t>start</w:t>
      </w:r>
      <w:proofErr w:type="spellEnd"/>
      <w:r w:rsidRPr="00E32273">
        <w:t xml:space="preserve"> </w:t>
      </w:r>
      <w:proofErr w:type="spellStart"/>
      <w:proofErr w:type="gramStart"/>
      <w:r w:rsidRPr="00E32273">
        <w:t>kibana.service</w:t>
      </w:r>
      <w:proofErr w:type="spellEnd"/>
      <w:proofErr w:type="gramEnd"/>
      <w:r w:rsidRPr="00E32273">
        <w:t>.</w:t>
      </w:r>
    </w:p>
    <w:p w14:paraId="6BCFCA53" w14:textId="2354726D" w:rsidR="0066048F" w:rsidRDefault="0066048F" w:rsidP="00E32273">
      <w:pPr>
        <w:numPr>
          <w:ilvl w:val="0"/>
          <w:numId w:val="23"/>
        </w:numPr>
      </w:pPr>
      <w:r>
        <w:t xml:space="preserve">Esperamos 120 segundos para garantizar que el servicio de </w:t>
      </w:r>
      <w:proofErr w:type="spellStart"/>
      <w:r>
        <w:t>kibana</w:t>
      </w:r>
      <w:proofErr w:type="spellEnd"/>
      <w:r>
        <w:t xml:space="preserve"> se inicie completamente</w:t>
      </w:r>
    </w:p>
    <w:p w14:paraId="6849A77C" w14:textId="7CB0E9BF" w:rsidR="0066048F" w:rsidRPr="00E32273" w:rsidRDefault="0066048F" w:rsidP="00E32273">
      <w:pPr>
        <w:numPr>
          <w:ilvl w:val="0"/>
          <w:numId w:val="23"/>
        </w:numPr>
      </w:pPr>
      <w:r>
        <w:t xml:space="preserve">Lanzamos una petición POST utilizando </w:t>
      </w:r>
      <w:proofErr w:type="spellStart"/>
      <w:r>
        <w:t>curl</w:t>
      </w:r>
      <w:proofErr w:type="spellEnd"/>
      <w:r>
        <w:t xml:space="preserve"> para cargar el </w:t>
      </w:r>
      <w:proofErr w:type="spellStart"/>
      <w:r>
        <w:t>dashboard</w:t>
      </w:r>
      <w:proofErr w:type="spellEnd"/>
      <w:r>
        <w:t xml:space="preserve"> previamente desarrollado y que se encuentra en la ruta compartida “/</w:t>
      </w:r>
      <w:proofErr w:type="spellStart"/>
      <w:r w:rsidRPr="0066048F">
        <w:t>sharedData</w:t>
      </w:r>
      <w:proofErr w:type="spellEnd"/>
      <w:r w:rsidRPr="0066048F">
        <w:t>/</w:t>
      </w:r>
      <w:proofErr w:type="spellStart"/>
      <w:r w:rsidRPr="0066048F">
        <w:t>kibana</w:t>
      </w:r>
      <w:proofErr w:type="spellEnd"/>
      <w:r w:rsidRPr="0066048F">
        <w:t>/</w:t>
      </w:r>
      <w:proofErr w:type="spellStart"/>
      <w:r w:rsidRPr="0066048F">
        <w:t>dashboardanddependencies.json</w:t>
      </w:r>
      <w:proofErr w:type="spellEnd"/>
      <w:r>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B35870" w14:paraId="543B01F1" w14:textId="77777777" w:rsidTr="00F20237">
        <w:tc>
          <w:tcPr>
            <w:tcW w:w="8494" w:type="dxa"/>
          </w:tcPr>
          <w:p w14:paraId="241180A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wget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qO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artifacts.elastic.co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GPG-KEY-elasticsearch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gpg</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dearmor</w:t>
            </w:r>
            <w:proofErr w:type="spellEnd"/>
            <w:r w:rsidRPr="0066048F">
              <w:rPr>
                <w:rFonts w:ascii="Courier New" w:eastAsia="Times New Roman" w:hAnsi="Courier New" w:cs="Courier New"/>
                <w:color w:val="000000"/>
                <w:kern w:val="0"/>
                <w:sz w:val="20"/>
                <w:szCs w:val="20"/>
                <w:lang w:val="en-GB" w:eastAsia="es-ES"/>
                <w14:ligatures w14:val="none"/>
              </w:rPr>
              <w:t xml:space="preserve"> -o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usr</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keyrings</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elasticsearch-keyring.gpg</w:t>
            </w:r>
            <w:proofErr w:type="spellEnd"/>
          </w:p>
          <w:p w14:paraId="4E80594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w:t>
            </w:r>
            <w:proofErr w:type="gramStart"/>
            <w:r w:rsidRPr="0066048F">
              <w:rPr>
                <w:rFonts w:ascii="Courier New" w:eastAsia="Times New Roman" w:hAnsi="Courier New" w:cs="Courier New"/>
                <w:color w:val="000000"/>
                <w:kern w:val="0"/>
                <w:sz w:val="20"/>
                <w:szCs w:val="20"/>
                <w:lang w:val="en-GB" w:eastAsia="es-ES"/>
                <w14:ligatures w14:val="none"/>
              </w:rPr>
              <w:t>update</w:t>
            </w:r>
            <w:proofErr w:type="gramEnd"/>
          </w:p>
          <w:p w14:paraId="2CEE13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install apt-transport-</w:t>
            </w:r>
            <w:proofErr w:type="gramStart"/>
            <w:r w:rsidRPr="0066048F">
              <w:rPr>
                <w:rFonts w:ascii="Courier New" w:eastAsia="Times New Roman" w:hAnsi="Courier New" w:cs="Courier New"/>
                <w:color w:val="000000"/>
                <w:kern w:val="0"/>
                <w:sz w:val="20"/>
                <w:szCs w:val="20"/>
                <w:lang w:val="en-GB" w:eastAsia="es-ES"/>
                <w14:ligatures w14:val="none"/>
              </w:rPr>
              <w:t>https</w:t>
            </w:r>
            <w:proofErr w:type="gramEnd"/>
          </w:p>
          <w:p w14:paraId="446433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"deb [signed-by=/</w:t>
            </w:r>
            <w:proofErr w:type="spellStart"/>
            <w:r w:rsidRPr="0066048F">
              <w:rPr>
                <w:rFonts w:ascii="Courier New" w:eastAsia="Times New Roman" w:hAnsi="Courier New" w:cs="Courier New"/>
                <w:color w:val="808080"/>
                <w:kern w:val="0"/>
                <w:sz w:val="20"/>
                <w:szCs w:val="20"/>
                <w:lang w:val="en-GB" w:eastAsia="es-ES"/>
                <w14:ligatures w14:val="none"/>
              </w:rPr>
              <w:t>usr</w:t>
            </w:r>
            <w:proofErr w:type="spellEnd"/>
            <w:r w:rsidRPr="0066048F">
              <w:rPr>
                <w:rFonts w:ascii="Courier New" w:eastAsia="Times New Roman" w:hAnsi="Courier New" w:cs="Courier New"/>
                <w:color w:val="808080"/>
                <w:kern w:val="0"/>
                <w:sz w:val="20"/>
                <w:szCs w:val="20"/>
                <w:lang w:val="en-GB" w:eastAsia="es-ES"/>
                <w14:ligatures w14:val="none"/>
              </w:rPr>
              <w:t>/share/keyrings/</w:t>
            </w:r>
            <w:proofErr w:type="spellStart"/>
            <w:r w:rsidRPr="0066048F">
              <w:rPr>
                <w:rFonts w:ascii="Courier New" w:eastAsia="Times New Roman" w:hAnsi="Courier New" w:cs="Courier New"/>
                <w:color w:val="808080"/>
                <w:kern w:val="0"/>
                <w:sz w:val="20"/>
                <w:szCs w:val="20"/>
                <w:lang w:val="en-GB" w:eastAsia="es-ES"/>
                <w14:ligatures w14:val="none"/>
              </w:rPr>
              <w:t>elasticsearch-keyring.gpg</w:t>
            </w:r>
            <w:proofErr w:type="spellEnd"/>
            <w:r w:rsidRPr="0066048F">
              <w:rPr>
                <w:rFonts w:ascii="Courier New" w:eastAsia="Times New Roman" w:hAnsi="Courier New" w:cs="Courier New"/>
                <w:color w:val="808080"/>
                <w:kern w:val="0"/>
                <w:sz w:val="20"/>
                <w:szCs w:val="20"/>
                <w:lang w:val="en-GB" w:eastAsia="es-ES"/>
                <w14:ligatures w14:val="none"/>
              </w:rPr>
              <w:t>] https://artifacts.elastic.co/packages/8.x/apt stable main"</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tee </w:t>
            </w:r>
            <w:proofErr w:type="gramStart"/>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etc</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apt</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sources.list.d</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elastic-8.x.list</w:t>
            </w:r>
            <w:proofErr w:type="gramEnd"/>
          </w:p>
          <w:p w14:paraId="530715D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update </w:t>
            </w:r>
            <w:r w:rsidRPr="0066048F">
              <w:rPr>
                <w:rFonts w:ascii="Courier New" w:eastAsia="Times New Roman" w:hAnsi="Courier New" w:cs="Courier New"/>
                <w:b/>
                <w:bCs/>
                <w:color w:val="804000"/>
                <w:kern w:val="0"/>
                <w:sz w:val="20"/>
                <w:szCs w:val="20"/>
                <w:lang w:val="en-GB" w:eastAsia="es-ES"/>
                <w14:ligatures w14:val="none"/>
              </w:rPr>
              <w:t>&amp;&amp;</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install </w:t>
            </w:r>
            <w:proofErr w:type="spellStart"/>
            <w:r w:rsidRPr="0066048F">
              <w:rPr>
                <w:rFonts w:ascii="Courier New" w:eastAsia="Times New Roman" w:hAnsi="Courier New" w:cs="Courier New"/>
                <w:color w:val="000000"/>
                <w:kern w:val="0"/>
                <w:sz w:val="20"/>
                <w:szCs w:val="20"/>
                <w:lang w:val="en-GB" w:eastAsia="es-ES"/>
                <w14:ligatures w14:val="none"/>
              </w:rPr>
              <w:t>kibana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y</w:t>
            </w:r>
          </w:p>
          <w:p w14:paraId="51DCF7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token</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b/>
                <w:bCs/>
                <w:color w:val="804040"/>
                <w:kern w:val="0"/>
                <w:sz w:val="20"/>
                <w:szCs w:val="20"/>
                <w:shd w:val="clear" w:color="auto" w:fill="E1FFF3"/>
                <w:lang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eastAsia="es-ES"/>
                <w14:ligatures w14:val="none"/>
              </w:rPr>
              <w:t>cat</w:t>
            </w:r>
            <w:proofErr w:type="spellEnd"/>
            <w:r w:rsidRPr="0066048F">
              <w:rPr>
                <w:rFonts w:ascii="Courier New" w:eastAsia="Times New Roman" w:hAnsi="Courier New" w:cs="Courier New"/>
                <w:b/>
                <w:bCs/>
                <w:color w:val="804040"/>
                <w:kern w:val="0"/>
                <w:sz w:val="20"/>
                <w:szCs w:val="20"/>
                <w:shd w:val="clear" w:color="auto" w:fill="E1FFF3"/>
                <w:lang w:eastAsia="es-ES"/>
                <w14:ligatures w14:val="none"/>
              </w:rPr>
              <w:t xml:space="preserve"> /</w:t>
            </w:r>
            <w:proofErr w:type="spellStart"/>
            <w:r w:rsidRPr="0066048F">
              <w:rPr>
                <w:rFonts w:ascii="Courier New" w:eastAsia="Times New Roman" w:hAnsi="Courier New" w:cs="Courier New"/>
                <w:b/>
                <w:bCs/>
                <w:color w:val="804040"/>
                <w:kern w:val="0"/>
                <w:sz w:val="20"/>
                <w:szCs w:val="20"/>
                <w:shd w:val="clear" w:color="auto" w:fill="E1FFF3"/>
                <w:lang w:eastAsia="es-ES"/>
                <w14:ligatures w14:val="none"/>
              </w:rPr>
              <w:t>sharedData</w:t>
            </w:r>
            <w:proofErr w:type="spellEnd"/>
            <w:r w:rsidRPr="0066048F">
              <w:rPr>
                <w:rFonts w:ascii="Courier New" w:eastAsia="Times New Roman" w:hAnsi="Courier New" w:cs="Courier New"/>
                <w:b/>
                <w:bCs/>
                <w:color w:val="804040"/>
                <w:kern w:val="0"/>
                <w:sz w:val="20"/>
                <w:szCs w:val="20"/>
                <w:shd w:val="clear" w:color="auto" w:fill="E1FFF3"/>
                <w:lang w:eastAsia="es-ES"/>
                <w14:ligatures w14:val="none"/>
              </w:rPr>
              <w:t>/token)</w:t>
            </w:r>
          </w:p>
          <w:p w14:paraId="2511A30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server.host</w:t>
            </w:r>
            <w:proofErr w:type="spellEnd"/>
            <w:proofErr w:type="gramEnd"/>
            <w:r w:rsidRPr="0066048F">
              <w:rPr>
                <w:rFonts w:ascii="Courier New" w:eastAsia="Times New Roman" w:hAnsi="Courier New" w:cs="Courier New"/>
                <w:color w:val="808080"/>
                <w:kern w:val="0"/>
                <w:sz w:val="20"/>
                <w:szCs w:val="20"/>
                <w:lang w:eastAsia="es-ES"/>
                <w14:ligatures w14:val="none"/>
              </w:rPr>
              <w:t>: \"192.168.22.12\""</w:t>
            </w:r>
            <w:r w:rsidRPr="0066048F">
              <w:rPr>
                <w:rFonts w:ascii="Courier New" w:eastAsia="Times New Roman" w:hAnsi="Courier New" w:cs="Courier New"/>
                <w:b/>
                <w:bCs/>
                <w:color w:val="804000"/>
                <w:kern w:val="0"/>
                <w:sz w:val="20"/>
                <w:szCs w:val="20"/>
                <w:lang w:eastAsia="es-ES"/>
                <w14:ligatures w14:val="none"/>
              </w:rPr>
              <w: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30A8365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server.port</w:t>
            </w:r>
            <w:proofErr w:type="spellEnd"/>
            <w:proofErr w:type="gramEnd"/>
            <w:r w:rsidRPr="0066048F">
              <w:rPr>
                <w:rFonts w:ascii="Courier New" w:eastAsia="Times New Roman" w:hAnsi="Courier New" w:cs="Courier New"/>
                <w:color w:val="808080"/>
                <w:kern w:val="0"/>
                <w:sz w:val="20"/>
                <w:szCs w:val="20"/>
                <w:lang w:eastAsia="es-ES"/>
                <w14:ligatures w14:val="none"/>
              </w:rPr>
              <w:t>: 5601"</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40393F3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elasticsearch.hosts</w:t>
            </w:r>
            <w:proofErr w:type="spellEnd"/>
            <w:proofErr w:type="gramEnd"/>
            <w:r w:rsidRPr="0066048F">
              <w:rPr>
                <w:rFonts w:ascii="Courier New" w:eastAsia="Times New Roman" w:hAnsi="Courier New" w:cs="Courier New"/>
                <w:color w:val="808080"/>
                <w:kern w:val="0"/>
                <w:sz w:val="20"/>
                <w:szCs w:val="20"/>
                <w:lang w:eastAsia="es-ES"/>
                <w14:ligatures w14:val="none"/>
              </w:rPr>
              <w:t>: \"https://192.168.22.11:9200\""</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6F3AB6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elasticsearch.serviceAccountToken</w:t>
            </w:r>
            <w:proofErr w:type="spellEnd"/>
            <w:proofErr w:type="gramEnd"/>
            <w:r w:rsidRPr="0066048F">
              <w:rPr>
                <w:rFonts w:ascii="Courier New" w:eastAsia="Times New Roman" w:hAnsi="Courier New" w:cs="Courier New"/>
                <w:color w:val="808080"/>
                <w:kern w:val="0"/>
                <w:sz w:val="20"/>
                <w:szCs w:val="20"/>
                <w:lang w:eastAsia="es-ES"/>
                <w14:ligatures w14:val="none"/>
              </w:rPr>
              <w:t>: \"$token\""</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3A74B20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elasticsearch.ssl.verificationMode</w:t>
            </w:r>
            <w:proofErr w:type="spellEnd"/>
            <w:proofErr w:type="gramEnd"/>
            <w:r w:rsidRPr="0066048F">
              <w:rPr>
                <w:rFonts w:ascii="Courier New" w:eastAsia="Times New Roman" w:hAnsi="Courier New" w:cs="Courier New"/>
                <w:color w:val="808080"/>
                <w:kern w:val="0"/>
                <w:sz w:val="20"/>
                <w:szCs w:val="20"/>
                <w:lang w:eastAsia="es-ES"/>
                <w14:ligatures w14:val="none"/>
              </w:rPr>
              <w:t>: \"</w:t>
            </w:r>
            <w:proofErr w:type="spellStart"/>
            <w:r w:rsidRPr="0066048F">
              <w:rPr>
                <w:rFonts w:ascii="Courier New" w:eastAsia="Times New Roman" w:hAnsi="Courier New" w:cs="Courier New"/>
                <w:color w:val="808080"/>
                <w:kern w:val="0"/>
                <w:sz w:val="20"/>
                <w:szCs w:val="20"/>
                <w:lang w:eastAsia="es-ES"/>
                <w14:ligatures w14:val="none"/>
              </w:rPr>
              <w:t>none</w:t>
            </w:r>
            <w:proofErr w:type="spellEnd"/>
            <w:r w:rsidRPr="0066048F">
              <w:rPr>
                <w:rFonts w:ascii="Courier New" w:eastAsia="Times New Roman" w:hAnsi="Courier New" w:cs="Courier New"/>
                <w:color w:val="808080"/>
                <w:kern w:val="0"/>
                <w:sz w:val="20"/>
                <w:szCs w:val="20"/>
                <w:lang w:eastAsia="es-ES"/>
                <w14:ligatures w14:val="none"/>
              </w:rPr>
              <w:t>\""</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29DEDFA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daemon-</w:t>
            </w:r>
            <w:proofErr w:type="gramStart"/>
            <w:r w:rsidRPr="0066048F">
              <w:rPr>
                <w:rFonts w:ascii="Courier New" w:eastAsia="Times New Roman" w:hAnsi="Courier New" w:cs="Courier New"/>
                <w:color w:val="000000"/>
                <w:kern w:val="0"/>
                <w:sz w:val="20"/>
                <w:szCs w:val="20"/>
                <w:lang w:val="en-GB" w:eastAsia="es-ES"/>
                <w14:ligatures w14:val="none"/>
              </w:rPr>
              <w:t>reload</w:t>
            </w:r>
            <w:proofErr w:type="gramEnd"/>
          </w:p>
          <w:p w14:paraId="663708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kibana.service</w:t>
            </w:r>
            <w:proofErr w:type="spellEnd"/>
            <w:proofErr w:type="gramEnd"/>
          </w:p>
          <w:p w14:paraId="684BE42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start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kibana.service</w:t>
            </w:r>
            <w:proofErr w:type="spellEnd"/>
            <w:proofErr w:type="gramEnd"/>
          </w:p>
          <w:p w14:paraId="427C14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2D19B11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sleep</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120</w:t>
            </w:r>
          </w:p>
          <w:p w14:paraId="4DAC1A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5E8AE53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#Cargamos el </w:t>
            </w:r>
            <w:proofErr w:type="spellStart"/>
            <w:r w:rsidRPr="0066048F">
              <w:rPr>
                <w:rFonts w:ascii="Courier New" w:eastAsia="Times New Roman" w:hAnsi="Courier New" w:cs="Courier New"/>
                <w:color w:val="008000"/>
                <w:kern w:val="0"/>
                <w:sz w:val="20"/>
                <w:szCs w:val="20"/>
                <w:lang w:eastAsia="es-ES"/>
                <w14:ligatures w14:val="none"/>
              </w:rPr>
              <w:t>dashboard</w:t>
            </w:r>
            <w:proofErr w:type="spellEnd"/>
            <w:r w:rsidRPr="0066048F">
              <w:rPr>
                <w:rFonts w:ascii="Courier New" w:eastAsia="Times New Roman" w:hAnsi="Courier New" w:cs="Courier New"/>
                <w:color w:val="008000"/>
                <w:kern w:val="0"/>
                <w:sz w:val="20"/>
                <w:szCs w:val="20"/>
                <w:lang w:eastAsia="es-ES"/>
                <w14:ligatures w14:val="none"/>
              </w:rPr>
              <w:t xml:space="preserve"> y sus dependencias mediante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para disponer de ello desde el arranque, si lo cambiamos, deberemos exportar el </w:t>
            </w:r>
            <w:proofErr w:type="spellStart"/>
            <w:r w:rsidRPr="0066048F">
              <w:rPr>
                <w:rFonts w:ascii="Courier New" w:eastAsia="Times New Roman" w:hAnsi="Courier New" w:cs="Courier New"/>
                <w:color w:val="008000"/>
                <w:kern w:val="0"/>
                <w:sz w:val="20"/>
                <w:szCs w:val="20"/>
                <w:lang w:eastAsia="es-ES"/>
                <w14:ligatures w14:val="none"/>
              </w:rPr>
              <w:t>dashboard</w:t>
            </w:r>
            <w:proofErr w:type="spellEnd"/>
            <w:r w:rsidRPr="0066048F">
              <w:rPr>
                <w:rFonts w:ascii="Courier New" w:eastAsia="Times New Roman" w:hAnsi="Courier New" w:cs="Courier New"/>
                <w:color w:val="008000"/>
                <w:kern w:val="0"/>
                <w:sz w:val="20"/>
                <w:szCs w:val="20"/>
                <w:lang w:eastAsia="es-ES"/>
                <w14:ligatures w14:val="none"/>
              </w:rPr>
              <w:t xml:space="preserve"> utilizando el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GET 192.168.22.12:5601/api/kibana/dashboards/export?dashboard=15393120-1ab0-11ee-85ef-d37137d9859b</w:t>
            </w:r>
          </w:p>
          <w:p w14:paraId="4F38045D" w14:textId="77777777" w:rsidR="0043402A" w:rsidRPr="0043402A" w:rsidRDefault="0043402A" w:rsidP="0043402A">
            <w:pPr>
              <w:shd w:val="clear" w:color="auto" w:fill="FFFFFF"/>
              <w:jc w:val="left"/>
              <w:rPr>
                <w:rFonts w:ascii="Courier New" w:eastAsia="Times New Roman" w:hAnsi="Courier New" w:cs="Courier New"/>
                <w:color w:val="000000"/>
                <w:kern w:val="0"/>
                <w:sz w:val="20"/>
                <w:szCs w:val="20"/>
                <w:lang w:val="en-GB" w:eastAsia="es-ES"/>
                <w14:ligatures w14:val="none"/>
              </w:rPr>
            </w:pPr>
            <w:r w:rsidRPr="0043402A">
              <w:rPr>
                <w:rFonts w:ascii="Courier New" w:eastAsia="Times New Roman" w:hAnsi="Courier New" w:cs="Courier New"/>
                <w:color w:val="000000"/>
                <w:kern w:val="0"/>
                <w:sz w:val="20"/>
                <w:szCs w:val="20"/>
                <w:lang w:val="en-GB" w:eastAsia="es-ES"/>
                <w14:ligatures w14:val="none"/>
              </w:rPr>
              <w:t>admin</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b/>
                <w:bCs/>
                <w:color w:val="804040"/>
                <w:kern w:val="0"/>
                <w:sz w:val="20"/>
                <w:szCs w:val="20"/>
                <w:shd w:val="clear" w:color="auto" w:fill="E1FFF3"/>
                <w:lang w:val="en-GB" w:eastAsia="es-ES"/>
                <w14:ligatures w14:val="none"/>
              </w:rPr>
              <w:t>$(cat /</w:t>
            </w:r>
            <w:proofErr w:type="spellStart"/>
            <w:r w:rsidRPr="0043402A">
              <w:rPr>
                <w:rFonts w:ascii="Courier New" w:eastAsia="Times New Roman" w:hAnsi="Courier New" w:cs="Courier New"/>
                <w:b/>
                <w:bCs/>
                <w:color w:val="804040"/>
                <w:kern w:val="0"/>
                <w:sz w:val="20"/>
                <w:szCs w:val="20"/>
                <w:shd w:val="clear" w:color="auto" w:fill="E1FFF3"/>
                <w:lang w:val="en-GB" w:eastAsia="es-ES"/>
                <w14:ligatures w14:val="none"/>
              </w:rPr>
              <w:t>sharedData</w:t>
            </w:r>
            <w:proofErr w:type="spellEnd"/>
            <w:r w:rsidRPr="0043402A">
              <w:rPr>
                <w:rFonts w:ascii="Courier New" w:eastAsia="Times New Roman" w:hAnsi="Courier New" w:cs="Courier New"/>
                <w:b/>
                <w:bCs/>
                <w:color w:val="804040"/>
                <w:kern w:val="0"/>
                <w:sz w:val="20"/>
                <w:szCs w:val="20"/>
                <w:shd w:val="clear" w:color="auto" w:fill="E1FFF3"/>
                <w:lang w:val="en-GB" w:eastAsia="es-ES"/>
                <w14:ligatures w14:val="none"/>
              </w:rPr>
              <w:t>/admin)</w:t>
            </w:r>
          </w:p>
          <w:p w14:paraId="330C565A" w14:textId="77777777" w:rsidR="0043402A" w:rsidRPr="0043402A" w:rsidRDefault="0043402A" w:rsidP="0043402A">
            <w:pPr>
              <w:shd w:val="clear" w:color="auto" w:fill="FFFFFF"/>
              <w:jc w:val="left"/>
              <w:rPr>
                <w:rFonts w:ascii="Times New Roman" w:eastAsia="Times New Roman" w:hAnsi="Times New Roman" w:cs="Times New Roman"/>
                <w:kern w:val="0"/>
                <w:szCs w:val="24"/>
                <w:lang w:val="en-GB" w:eastAsia="es-ES"/>
                <w14:ligatures w14:val="none"/>
              </w:rPr>
            </w:pPr>
            <w:r w:rsidRPr="0043402A">
              <w:rPr>
                <w:rFonts w:ascii="Courier New" w:eastAsia="Times New Roman" w:hAnsi="Courier New" w:cs="Courier New"/>
                <w:b/>
                <w:bCs/>
                <w:color w:val="0000FF"/>
                <w:kern w:val="0"/>
                <w:sz w:val="20"/>
                <w:szCs w:val="20"/>
                <w:lang w:val="en-GB" w:eastAsia="es-ES"/>
                <w14:ligatures w14:val="none"/>
              </w:rPr>
              <w:t>curl</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location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request POST </w:t>
            </w:r>
            <w:r w:rsidRPr="0043402A">
              <w:rPr>
                <w:rFonts w:ascii="Courier New" w:eastAsia="Times New Roman" w:hAnsi="Courier New" w:cs="Courier New"/>
                <w:color w:val="808080"/>
                <w:kern w:val="0"/>
                <w:sz w:val="20"/>
                <w:szCs w:val="20"/>
                <w:lang w:val="en-GB" w:eastAsia="es-ES"/>
                <w14:ligatures w14:val="none"/>
              </w:rPr>
              <w:t>'192.168.22.12:5601/</w:t>
            </w:r>
            <w:proofErr w:type="spellStart"/>
            <w:r w:rsidRPr="0043402A">
              <w:rPr>
                <w:rFonts w:ascii="Courier New" w:eastAsia="Times New Roman" w:hAnsi="Courier New" w:cs="Courier New"/>
                <w:color w:val="808080"/>
                <w:kern w:val="0"/>
                <w:sz w:val="20"/>
                <w:szCs w:val="20"/>
                <w:lang w:val="en-GB" w:eastAsia="es-ES"/>
                <w14:ligatures w14:val="none"/>
              </w:rPr>
              <w:t>api</w:t>
            </w:r>
            <w:proofErr w:type="spellEnd"/>
            <w:r w:rsidRPr="0043402A">
              <w:rPr>
                <w:rFonts w:ascii="Courier New" w:eastAsia="Times New Roman" w:hAnsi="Courier New" w:cs="Courier New"/>
                <w:color w:val="808080"/>
                <w:kern w:val="0"/>
                <w:sz w:val="20"/>
                <w:szCs w:val="20"/>
                <w:lang w:val="en-GB" w:eastAsia="es-ES"/>
                <w14:ligatures w14:val="none"/>
              </w:rPr>
              <w:t>/</w:t>
            </w:r>
            <w:proofErr w:type="spellStart"/>
            <w:r w:rsidRPr="0043402A">
              <w:rPr>
                <w:rFonts w:ascii="Courier New" w:eastAsia="Times New Roman" w:hAnsi="Courier New" w:cs="Courier New"/>
                <w:color w:val="808080"/>
                <w:kern w:val="0"/>
                <w:sz w:val="20"/>
                <w:szCs w:val="20"/>
                <w:lang w:val="en-GB" w:eastAsia="es-ES"/>
                <w14:ligatures w14:val="none"/>
              </w:rPr>
              <w:t>kibana</w:t>
            </w:r>
            <w:proofErr w:type="spellEnd"/>
            <w:r w:rsidRPr="0043402A">
              <w:rPr>
                <w:rFonts w:ascii="Courier New" w:eastAsia="Times New Roman" w:hAnsi="Courier New" w:cs="Courier New"/>
                <w:color w:val="808080"/>
                <w:kern w:val="0"/>
                <w:sz w:val="20"/>
                <w:szCs w:val="20"/>
                <w:lang w:val="en-GB" w:eastAsia="es-ES"/>
                <w14:ligatures w14:val="none"/>
              </w:rPr>
              <w:t>/dashboards/</w:t>
            </w:r>
            <w:proofErr w:type="spellStart"/>
            <w:r w:rsidRPr="0043402A">
              <w:rPr>
                <w:rFonts w:ascii="Courier New" w:eastAsia="Times New Roman" w:hAnsi="Courier New" w:cs="Courier New"/>
                <w:color w:val="808080"/>
                <w:kern w:val="0"/>
                <w:sz w:val="20"/>
                <w:szCs w:val="20"/>
                <w:lang w:val="en-GB" w:eastAsia="es-ES"/>
                <w14:ligatures w14:val="none"/>
              </w:rPr>
              <w:t>import?force</w:t>
            </w:r>
            <w:proofErr w:type="spellEnd"/>
            <w:r w:rsidRPr="0043402A">
              <w:rPr>
                <w:rFonts w:ascii="Courier New" w:eastAsia="Times New Roman" w:hAnsi="Courier New" w:cs="Courier New"/>
                <w:color w:val="808080"/>
                <w:kern w:val="0"/>
                <w:sz w:val="20"/>
                <w:szCs w:val="20"/>
                <w:lang w:val="en-GB" w:eastAsia="es-ES"/>
                <w14:ligatures w14:val="none"/>
              </w:rPr>
              <w:t>=True'</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w:t>
            </w:r>
            <w:proofErr w:type="spellStart"/>
            <w:r w:rsidRPr="0043402A">
              <w:rPr>
                <w:rFonts w:ascii="Courier New" w:eastAsia="Times New Roman" w:hAnsi="Courier New" w:cs="Courier New"/>
                <w:color w:val="808080"/>
                <w:kern w:val="0"/>
                <w:sz w:val="20"/>
                <w:szCs w:val="20"/>
                <w:lang w:val="en-GB" w:eastAsia="es-ES"/>
                <w14:ligatures w14:val="none"/>
              </w:rPr>
              <w:t>kbn-xsrf</w:t>
            </w:r>
            <w:proofErr w:type="spellEnd"/>
            <w:r w:rsidRPr="0043402A">
              <w:rPr>
                <w:rFonts w:ascii="Courier New" w:eastAsia="Times New Roman" w:hAnsi="Courier New" w:cs="Courier New"/>
                <w:color w:val="808080"/>
                <w:kern w:val="0"/>
                <w:sz w:val="20"/>
                <w:szCs w:val="20"/>
                <w:lang w:val="en-GB" w:eastAsia="es-ES"/>
                <w14:ligatures w14:val="none"/>
              </w:rPr>
              <w:t>: reporting</w:t>
            </w:r>
            <w:proofErr w:type="gramStart"/>
            <w:r w:rsidRPr="0043402A">
              <w:rPr>
                <w:rFonts w:ascii="Courier New" w:eastAsia="Times New Roman" w:hAnsi="Courier New" w:cs="Courier New"/>
                <w:color w:val="80808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proofErr w:type="gramEnd"/>
            <w:r w:rsidRPr="0043402A">
              <w:rPr>
                <w:rFonts w:ascii="Courier New" w:eastAsia="Times New Roman" w:hAnsi="Courier New" w:cs="Courier New"/>
                <w:color w:val="000000"/>
                <w:kern w:val="0"/>
                <w:sz w:val="20"/>
                <w:szCs w:val="20"/>
                <w:lang w:val="en-GB" w:eastAsia="es-ES"/>
                <w14:ligatures w14:val="none"/>
              </w:rPr>
              <w:t xml:space="preserve">user </w:t>
            </w:r>
            <w:r w:rsidRPr="0043402A">
              <w:rPr>
                <w:rFonts w:ascii="Courier New" w:eastAsia="Times New Roman" w:hAnsi="Courier New" w:cs="Courier New"/>
                <w:color w:val="808080"/>
                <w:kern w:val="0"/>
                <w:sz w:val="20"/>
                <w:szCs w:val="20"/>
                <w:lang w:val="en-GB" w:eastAsia="es-ES"/>
                <w14:ligatures w14:val="none"/>
              </w:rPr>
              <w:t>"elastic:$admin"</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'Content-Type: application/</w:t>
            </w:r>
            <w:proofErr w:type="spellStart"/>
            <w:r w:rsidRPr="0043402A">
              <w:rPr>
                <w:rFonts w:ascii="Courier New" w:eastAsia="Times New Roman" w:hAnsi="Courier New" w:cs="Courier New"/>
                <w:color w:val="808080"/>
                <w:kern w:val="0"/>
                <w:sz w:val="20"/>
                <w:szCs w:val="20"/>
                <w:lang w:val="en-GB" w:eastAsia="es-ES"/>
                <w14:ligatures w14:val="none"/>
              </w:rPr>
              <w:t>json</w:t>
            </w:r>
            <w:proofErr w:type="spellEnd"/>
            <w:r w:rsidRPr="0043402A">
              <w:rPr>
                <w:rFonts w:ascii="Courier New" w:eastAsia="Times New Roman" w:hAnsi="Courier New" w:cs="Courier New"/>
                <w:color w:val="80808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 -d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sharedData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kibana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dashboardanddependencies.json</w:t>
            </w:r>
          </w:p>
          <w:p w14:paraId="50A13A00" w14:textId="20958B66" w:rsidR="00F20237" w:rsidRPr="0066048F" w:rsidRDefault="00F20237" w:rsidP="007D785B">
            <w:pPr>
              <w:shd w:val="clear" w:color="auto" w:fill="FFFFFF"/>
              <w:jc w:val="left"/>
              <w:rPr>
                <w:rFonts w:ascii="Times New Roman" w:eastAsia="Times New Roman" w:hAnsi="Times New Roman" w:cs="Times New Roman"/>
                <w:kern w:val="0"/>
                <w:szCs w:val="24"/>
                <w:lang w:val="en-GB" w:eastAsia="es-ES"/>
                <w14:ligatures w14:val="none"/>
              </w:rPr>
            </w:pPr>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 xml:space="preserve">Este </w:t>
      </w:r>
      <w:proofErr w:type="spellStart"/>
      <w:r>
        <w:t>cñodigo</w:t>
      </w:r>
      <w:proofErr w:type="spellEnd"/>
      <w:r>
        <w:t xml:space="preserve"> descarga </w:t>
      </w:r>
      <w:proofErr w:type="spellStart"/>
      <w:r>
        <w:t>Logstash</w:t>
      </w:r>
      <w:proofErr w:type="spellEnd"/>
      <w:r>
        <w:t xml:space="preserve"> mediante la realización de los siguientes pasos:</w:t>
      </w:r>
    </w:p>
    <w:p w14:paraId="6EEFB5EA" w14:textId="4297ED86" w:rsidR="00D17151" w:rsidRPr="00D17151" w:rsidRDefault="00D17151" w:rsidP="00D17151">
      <w:pPr>
        <w:numPr>
          <w:ilvl w:val="0"/>
          <w:numId w:val="24"/>
        </w:numPr>
      </w:pPr>
      <w:r w:rsidRPr="00D17151">
        <w:t xml:space="preserve">Descarga la clave de firma GPG de </w:t>
      </w:r>
      <w:proofErr w:type="spellStart"/>
      <w:r w:rsidRPr="00D17151">
        <w:t>ElasticSearch</w:t>
      </w:r>
      <w:proofErr w:type="spellEnd"/>
      <w:r w:rsidRPr="00D17151">
        <w:t xml:space="preserve"> utilizando el comando </w:t>
      </w:r>
      <w:proofErr w:type="spellStart"/>
      <w:r w:rsidRPr="00D17151">
        <w:t>wget</w:t>
      </w:r>
      <w:proofErr w:type="spellEnd"/>
      <w:r w:rsidRPr="00D17151">
        <w:t>. El parámetro -</w:t>
      </w:r>
      <w:proofErr w:type="spellStart"/>
      <w:r w:rsidRPr="00D17151">
        <w:t>qO</w:t>
      </w:r>
      <w:proofErr w:type="spellEnd"/>
      <w:r w:rsidRPr="00D17151">
        <w:t xml:space="preserve"> - indica que se debe mostrar la salida en la salida estándar sin guardarla en un archivo. La salida se pasa al comando </w:t>
      </w:r>
      <w:proofErr w:type="spellStart"/>
      <w:r w:rsidRPr="00D17151">
        <w:t>apt-key</w:t>
      </w:r>
      <w:proofErr w:type="spellEnd"/>
      <w:r w:rsidRPr="00D17151">
        <w:t xml:space="preserve"> </w:t>
      </w:r>
      <w:proofErr w:type="spellStart"/>
      <w:r w:rsidRPr="00D17151">
        <w:t>add</w:t>
      </w:r>
      <w:proofErr w:type="spellEnd"/>
      <w:r w:rsidRPr="00D17151">
        <w:t xml:space="preserve"> - para agregar la clave a la lista de claves confiables.</w:t>
      </w:r>
    </w:p>
    <w:p w14:paraId="7D22C46B" w14:textId="77777777" w:rsidR="00D17151" w:rsidRPr="00D17151" w:rsidRDefault="00D17151" w:rsidP="00D17151">
      <w:pPr>
        <w:numPr>
          <w:ilvl w:val="0"/>
          <w:numId w:val="24"/>
        </w:numPr>
      </w:pPr>
      <w:r w:rsidRPr="00D17151">
        <w:t xml:space="preserve">Instala el paquete </w:t>
      </w:r>
      <w:proofErr w:type="spellStart"/>
      <w:r w:rsidRPr="00D17151">
        <w:t>apt</w:t>
      </w:r>
      <w:proofErr w:type="spellEnd"/>
      <w:r w:rsidRPr="00D17151">
        <w:t>-</w:t>
      </w:r>
      <w:proofErr w:type="spellStart"/>
      <w:r w:rsidRPr="00D17151">
        <w:t>transport</w:t>
      </w:r>
      <w:proofErr w:type="spellEnd"/>
      <w:r w:rsidRPr="00D17151">
        <w:t xml:space="preserve">-https utilizando el comando </w:t>
      </w:r>
      <w:proofErr w:type="spellStart"/>
      <w:r w:rsidRPr="00D17151">
        <w:t>apt-get</w:t>
      </w:r>
      <w:proofErr w:type="spellEnd"/>
      <w:r w:rsidRPr="00D17151">
        <w:t xml:space="preserve"> </w:t>
      </w:r>
      <w:proofErr w:type="spellStart"/>
      <w:r w:rsidRPr="00D17151">
        <w:t>install</w:t>
      </w:r>
      <w:proofErr w:type="spellEnd"/>
      <w:r w:rsidRPr="00D17151">
        <w:t>. Este paquete permite que el sistema utilice el protocolo HTTPS para descargar paquetes.</w:t>
      </w:r>
    </w:p>
    <w:p w14:paraId="39D64B29" w14:textId="77777777" w:rsidR="00D17151" w:rsidRPr="00D17151" w:rsidRDefault="00D17151" w:rsidP="00D17151">
      <w:pPr>
        <w:numPr>
          <w:ilvl w:val="0"/>
          <w:numId w:val="24"/>
        </w:numPr>
      </w:pPr>
      <w:r w:rsidRPr="00D17151">
        <w:t xml:space="preserve">Agrega la fuente de paquetes de </w:t>
      </w:r>
      <w:proofErr w:type="spellStart"/>
      <w:r w:rsidRPr="00D17151">
        <w:t>Logstash</w:t>
      </w:r>
      <w:proofErr w:type="spellEnd"/>
      <w:r w:rsidRPr="00D17151">
        <w:t xml:space="preserve"> al archivo /</w:t>
      </w:r>
      <w:proofErr w:type="spellStart"/>
      <w:r w:rsidRPr="00D17151">
        <w:t>etc</w:t>
      </w:r>
      <w:proofErr w:type="spellEnd"/>
      <w:r w:rsidRPr="00D17151">
        <w:t>/</w:t>
      </w:r>
      <w:proofErr w:type="spellStart"/>
      <w:r w:rsidRPr="00D17151">
        <w:t>apt</w:t>
      </w:r>
      <w:proofErr w:type="spellEnd"/>
      <w:r w:rsidRPr="00D17151">
        <w:t>/</w:t>
      </w:r>
      <w:proofErr w:type="spellStart"/>
      <w:r w:rsidRPr="00D17151">
        <w:t>sources.list.d</w:t>
      </w:r>
      <w:proofErr w:type="spellEnd"/>
      <w:r w:rsidRPr="00D17151">
        <w:t>/elastic-8.x.list. El comando echo se utiliza para agregar una línea de texto al archivo. La línea de texto especifica la ubicación de la fuente de paquetes (https://artifacts.elastic.co/packages/8.x/apt), y la rama principal (</w:t>
      </w:r>
      <w:proofErr w:type="spellStart"/>
      <w:r w:rsidRPr="00D17151">
        <w:t>stable</w:t>
      </w:r>
      <w:proofErr w:type="spellEnd"/>
      <w:r w:rsidRPr="00D17151">
        <w:t xml:space="preserve"> </w:t>
      </w:r>
      <w:proofErr w:type="spellStart"/>
      <w:r w:rsidRPr="00D17151">
        <w:t>main</w:t>
      </w:r>
      <w:proofErr w:type="spellEnd"/>
      <w:r w:rsidRPr="00D17151">
        <w:t>).</w:t>
      </w:r>
    </w:p>
    <w:p w14:paraId="6D0E3B55" w14:textId="77777777" w:rsidR="00D17151" w:rsidRPr="00D17151" w:rsidRDefault="00D17151" w:rsidP="00D17151">
      <w:pPr>
        <w:numPr>
          <w:ilvl w:val="0"/>
          <w:numId w:val="24"/>
        </w:numPr>
      </w:pPr>
      <w:r w:rsidRPr="00D17151">
        <w:t xml:space="preserve">Actualiza los repositorios de paquetes utilizando el comando </w:t>
      </w:r>
      <w:proofErr w:type="spellStart"/>
      <w:r w:rsidRPr="00D17151">
        <w:t>apt-get</w:t>
      </w:r>
      <w:proofErr w:type="spellEnd"/>
      <w:r w:rsidRPr="00D17151">
        <w:t xml:space="preserve"> </w:t>
      </w:r>
      <w:proofErr w:type="spellStart"/>
      <w:r w:rsidRPr="00D17151">
        <w:t>update</w:t>
      </w:r>
      <w:proofErr w:type="spellEnd"/>
      <w:r w:rsidRPr="00D17151">
        <w:t>.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lastRenderedPageBreak/>
        <w:t xml:space="preserve">Instala </w:t>
      </w:r>
      <w:proofErr w:type="spellStart"/>
      <w:r w:rsidRPr="00D17151">
        <w:t>Logstash</w:t>
      </w:r>
      <w:proofErr w:type="spellEnd"/>
      <w:r w:rsidRPr="00D17151">
        <w:t xml:space="preserve"> 8.5.3 utilizando el comando </w:t>
      </w:r>
      <w:proofErr w:type="spellStart"/>
      <w:r w:rsidRPr="00D17151">
        <w:t>apt-get</w:t>
      </w:r>
      <w:proofErr w:type="spellEnd"/>
      <w:r w:rsidRPr="00D17151">
        <w:t xml:space="preserve"> </w:t>
      </w:r>
      <w:proofErr w:type="spellStart"/>
      <w:r w:rsidRPr="00D17151">
        <w:t>install</w:t>
      </w:r>
      <w:proofErr w:type="spellEnd"/>
      <w:r w:rsidRPr="00D17151">
        <w:t xml:space="preserve"> </w:t>
      </w:r>
      <w:proofErr w:type="spellStart"/>
      <w:r w:rsidRPr="00D17151">
        <w:t>logstash</w:t>
      </w:r>
      <w:proofErr w:type="spellEnd"/>
      <w:r w:rsidRPr="00D17151">
        <w:t>=1:8.5.3-1 -y.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w:t>
      </w:r>
      <w:proofErr w:type="spellStart"/>
      <w:r w:rsidRPr="00D17151">
        <w:t>sharedData</w:t>
      </w:r>
      <w:proofErr w:type="spellEnd"/>
      <w:r w:rsidRPr="00D17151">
        <w:t>/</w:t>
      </w:r>
      <w:proofErr w:type="spellStart"/>
      <w:r w:rsidRPr="00D17151">
        <w:t>admin</w:t>
      </w:r>
      <w:proofErr w:type="spellEnd"/>
      <w:r w:rsidRPr="00D17151">
        <w:t xml:space="preserve"> y asigna su valor a la variable </w:t>
      </w:r>
      <w:proofErr w:type="spellStart"/>
      <w:r w:rsidRPr="00D17151">
        <w:t>pass</w:t>
      </w:r>
      <w:proofErr w:type="spellEnd"/>
      <w:r w:rsidRPr="00D17151">
        <w:t>.</w:t>
      </w:r>
    </w:p>
    <w:p w14:paraId="601F0986" w14:textId="77777777" w:rsidR="00D17151" w:rsidRPr="00D17151" w:rsidRDefault="00D17151" w:rsidP="00D17151">
      <w:pPr>
        <w:numPr>
          <w:ilvl w:val="0"/>
          <w:numId w:val="24"/>
        </w:numPr>
      </w:pPr>
      <w:r w:rsidRPr="00D17151">
        <w:t>Copia el archivo /</w:t>
      </w:r>
      <w:proofErr w:type="spellStart"/>
      <w:r w:rsidRPr="00D17151">
        <w:t>sharedData</w:t>
      </w:r>
      <w:proofErr w:type="spellEnd"/>
      <w:r w:rsidRPr="00D17151">
        <w:t>/</w:t>
      </w:r>
      <w:proofErr w:type="spellStart"/>
      <w:r w:rsidRPr="00D17151">
        <w:t>pipelines.yml</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 xml:space="preserve">/. Esto se realiza utilizando el comando sudo </w:t>
      </w:r>
      <w:proofErr w:type="spellStart"/>
      <w:r w:rsidRPr="00D17151">
        <w:t>cp</w:t>
      </w:r>
      <w:proofErr w:type="spellEnd"/>
      <w:r w:rsidRPr="00D17151">
        <w:t>,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w:t>
      </w:r>
      <w:proofErr w:type="spellStart"/>
      <w:r w:rsidRPr="00D17151">
        <w:t>sharedData</w:t>
      </w:r>
      <w:proofErr w:type="spellEnd"/>
      <w:r w:rsidRPr="00D17151">
        <w:t>/</w:t>
      </w:r>
      <w:proofErr w:type="spellStart"/>
      <w:r w:rsidRPr="00D17151">
        <w:t>beatstoelastic.config</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w:t>
      </w:r>
      <w:proofErr w:type="spellStart"/>
      <w:r w:rsidRPr="00D17151">
        <w:t>pass</w:t>
      </w:r>
      <w:proofErr w:type="spellEnd"/>
      <w:r w:rsidRPr="00D17151">
        <w:t xml:space="preserve"> en el </w:t>
      </w:r>
      <w:r w:rsidR="00655347">
        <w:t>pipeline situado en el archivo</w:t>
      </w:r>
      <w:r w:rsidRPr="00D17151">
        <w:t xml:space="preserve"> /</w:t>
      </w:r>
      <w:proofErr w:type="spellStart"/>
      <w:r w:rsidRPr="00D17151">
        <w:t>etc</w:t>
      </w:r>
      <w:proofErr w:type="spellEnd"/>
      <w:r w:rsidRPr="00D17151">
        <w:t>/</w:t>
      </w:r>
      <w:proofErr w:type="spellStart"/>
      <w:r w:rsidRPr="00D17151">
        <w:t>logstash</w:t>
      </w:r>
      <w:proofErr w:type="spellEnd"/>
      <w:r w:rsidRPr="00D17151">
        <w:t>/</w:t>
      </w:r>
      <w:proofErr w:type="spellStart"/>
      <w:r w:rsidRPr="00D17151">
        <w:t>beatstoelastic.config</w:t>
      </w:r>
      <w:proofErr w:type="spellEnd"/>
      <w:r w:rsidRPr="00D17151">
        <w:t>.</w:t>
      </w:r>
    </w:p>
    <w:p w14:paraId="4E424D2E" w14:textId="77777777" w:rsidR="00D17151" w:rsidRPr="00D17151" w:rsidRDefault="00D17151" w:rsidP="00D17151">
      <w:pPr>
        <w:numPr>
          <w:ilvl w:val="0"/>
          <w:numId w:val="24"/>
        </w:numPr>
      </w:pPr>
      <w:r w:rsidRPr="00D17151">
        <w:t>Cambia el propietario del directorio /</w:t>
      </w:r>
      <w:proofErr w:type="spellStart"/>
      <w:r w:rsidRPr="00D17151">
        <w:t>usr</w:t>
      </w:r>
      <w:proofErr w:type="spellEnd"/>
      <w:r w:rsidRPr="00D17151">
        <w:t>/share/</w:t>
      </w:r>
      <w:proofErr w:type="spellStart"/>
      <w:r w:rsidRPr="00D17151">
        <w:t>logstash</w:t>
      </w:r>
      <w:proofErr w:type="spellEnd"/>
      <w:r w:rsidRPr="00D17151">
        <w:t xml:space="preserve"> al usuario y grupo </w:t>
      </w:r>
      <w:proofErr w:type="spellStart"/>
      <w:proofErr w:type="gramStart"/>
      <w:r w:rsidRPr="00D17151">
        <w:t>logstash.logstash</w:t>
      </w:r>
      <w:proofErr w:type="spellEnd"/>
      <w:proofErr w:type="gramEnd"/>
      <w:r w:rsidRPr="00D17151">
        <w:t xml:space="preserve"> utilizando el comando sudo </w:t>
      </w:r>
      <w:proofErr w:type="spellStart"/>
      <w:r w:rsidRPr="00D17151">
        <w:t>chown</w:t>
      </w:r>
      <w:proofErr w:type="spellEnd"/>
      <w:r w:rsidRPr="00D17151">
        <w:t>.</w:t>
      </w:r>
    </w:p>
    <w:p w14:paraId="6097CA95" w14:textId="77777777" w:rsidR="00D17151" w:rsidRPr="00D17151" w:rsidRDefault="00D17151" w:rsidP="00D17151">
      <w:pPr>
        <w:numPr>
          <w:ilvl w:val="0"/>
          <w:numId w:val="24"/>
        </w:numPr>
      </w:pPr>
      <w:r w:rsidRPr="00D17151">
        <w:t>Concede permisos de escritura y ejecución al directorio /</w:t>
      </w:r>
      <w:proofErr w:type="spellStart"/>
      <w:r w:rsidRPr="00D17151">
        <w:t>usr</w:t>
      </w:r>
      <w:proofErr w:type="spellEnd"/>
      <w:r w:rsidRPr="00D17151">
        <w:t>/share/</w:t>
      </w:r>
      <w:proofErr w:type="spellStart"/>
      <w:r w:rsidRPr="00D17151">
        <w:t>logstash</w:t>
      </w:r>
      <w:proofErr w:type="spellEnd"/>
      <w:r w:rsidRPr="00D17151">
        <w:t xml:space="preserve">/data utilizando el comando sudo </w:t>
      </w:r>
      <w:proofErr w:type="spellStart"/>
      <w:r w:rsidRPr="00D17151">
        <w:t>chmod</w:t>
      </w:r>
      <w:proofErr w:type="spellEnd"/>
      <w:r w:rsidRPr="00D17151">
        <w:t xml:space="preserve"> 777.</w:t>
      </w:r>
    </w:p>
    <w:p w14:paraId="3A438D0C" w14:textId="77777777" w:rsidR="00D17151" w:rsidRPr="00D17151" w:rsidRDefault="00D17151" w:rsidP="00D17151">
      <w:pPr>
        <w:numPr>
          <w:ilvl w:val="0"/>
          <w:numId w:val="24"/>
        </w:numPr>
      </w:pPr>
      <w:r w:rsidRPr="00D17151">
        <w:t xml:space="preserve">Recarga los archivos de configuración del sistema utilizando </w:t>
      </w:r>
      <w:proofErr w:type="spellStart"/>
      <w:r w:rsidRPr="00D17151">
        <w:t>systemctl</w:t>
      </w:r>
      <w:proofErr w:type="spellEnd"/>
      <w:r w:rsidRPr="00D17151">
        <w:t xml:space="preserve"> </w:t>
      </w:r>
      <w:proofErr w:type="spellStart"/>
      <w:r w:rsidRPr="00D17151">
        <w:t>daemon-reload</w:t>
      </w:r>
      <w:proofErr w:type="spellEnd"/>
      <w:r w:rsidRPr="00D17151">
        <w:t>. Esto asegura que los cambios realizados en los archivos de configuración tengan efecto.</w:t>
      </w:r>
    </w:p>
    <w:p w14:paraId="4C86D3CF" w14:textId="77777777" w:rsidR="00D17151" w:rsidRPr="00D17151" w:rsidRDefault="00D17151" w:rsidP="00D17151">
      <w:pPr>
        <w:numPr>
          <w:ilvl w:val="0"/>
          <w:numId w:val="24"/>
        </w:numPr>
      </w:pPr>
      <w:r w:rsidRPr="00D17151">
        <w:t xml:space="preserve">Habilita el servicio de </w:t>
      </w:r>
      <w:proofErr w:type="spellStart"/>
      <w:r w:rsidRPr="00D17151">
        <w:t>Logstash</w:t>
      </w:r>
      <w:proofErr w:type="spellEnd"/>
      <w:r w:rsidRPr="00D17151">
        <w:t xml:space="preserve"> para que se inicie automáticamente al arrancar el sistema utilizando </w:t>
      </w:r>
      <w:proofErr w:type="spellStart"/>
      <w:r w:rsidRPr="00D17151">
        <w:t>systemctl</w:t>
      </w:r>
      <w:proofErr w:type="spellEnd"/>
      <w:r w:rsidRPr="00D17151">
        <w:t xml:space="preserve"> </w:t>
      </w:r>
      <w:proofErr w:type="spellStart"/>
      <w:r w:rsidRPr="00D17151">
        <w:t>enable</w:t>
      </w:r>
      <w:proofErr w:type="spellEnd"/>
      <w:r w:rsidRPr="00D17151">
        <w:t xml:space="preserve"> </w:t>
      </w:r>
      <w:proofErr w:type="spellStart"/>
      <w:proofErr w:type="gramStart"/>
      <w:r w:rsidRPr="00D17151">
        <w:t>logstash.service</w:t>
      </w:r>
      <w:proofErr w:type="spellEnd"/>
      <w:proofErr w:type="gramEnd"/>
      <w:r w:rsidRPr="00D17151">
        <w:t>.</w:t>
      </w:r>
    </w:p>
    <w:p w14:paraId="6B788CDB" w14:textId="77777777" w:rsidR="00D17151" w:rsidRPr="00D17151" w:rsidRDefault="00D17151" w:rsidP="00D17151">
      <w:pPr>
        <w:numPr>
          <w:ilvl w:val="0"/>
          <w:numId w:val="24"/>
        </w:numPr>
      </w:pPr>
      <w:r w:rsidRPr="00D17151">
        <w:t xml:space="preserve">Inicia el servicio de </w:t>
      </w:r>
      <w:proofErr w:type="spellStart"/>
      <w:r w:rsidRPr="00D17151">
        <w:t>Logstash</w:t>
      </w:r>
      <w:proofErr w:type="spellEnd"/>
      <w:r w:rsidRPr="00D17151">
        <w:t xml:space="preserve"> utilizando </w:t>
      </w:r>
      <w:proofErr w:type="spellStart"/>
      <w:r w:rsidRPr="00D17151">
        <w:t>systemctl</w:t>
      </w:r>
      <w:proofErr w:type="spellEnd"/>
      <w:r w:rsidRPr="00D17151">
        <w:t xml:space="preserve"> </w:t>
      </w:r>
      <w:proofErr w:type="spellStart"/>
      <w:r w:rsidRPr="00D17151">
        <w:t>start</w:t>
      </w:r>
      <w:proofErr w:type="spellEnd"/>
      <w:r w:rsidRPr="00D17151">
        <w:t xml:space="preserve"> </w:t>
      </w:r>
      <w:proofErr w:type="spellStart"/>
      <w:proofErr w:type="gramStart"/>
      <w:r w:rsidRPr="00D17151">
        <w:t>logstash.service</w:t>
      </w:r>
      <w:proofErr w:type="spellEnd"/>
      <w:proofErr w:type="gramEnd"/>
      <w:r w:rsidRPr="00D17151">
        <w:t>.</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B35870"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F25588">
              <w:rPr>
                <w:rFonts w:ascii="Courier New" w:eastAsia="Times New Roman" w:hAnsi="Courier New" w:cs="Courier New"/>
                <w:b/>
                <w:bCs/>
                <w:color w:val="0000FF"/>
                <w:kern w:val="0"/>
                <w:sz w:val="20"/>
                <w:szCs w:val="20"/>
                <w:lang w:val="en-US" w:eastAsia="es-ES"/>
                <w14:ligatures w14:val="none"/>
              </w:rPr>
              <w:t>sudo</w:t>
            </w:r>
            <w:proofErr w:type="spellEnd"/>
            <w:r w:rsidRPr="00F25588">
              <w:rPr>
                <w:rFonts w:ascii="Courier New" w:eastAsia="Times New Roman" w:hAnsi="Courier New" w:cs="Courier New"/>
                <w:color w:val="000000"/>
                <w:kern w:val="0"/>
                <w:sz w:val="20"/>
                <w:szCs w:val="20"/>
                <w:lang w:val="en-US" w:eastAsia="es-ES"/>
                <w14:ligatures w14:val="none"/>
              </w:rPr>
              <w:t xml:space="preserve"> </w:t>
            </w:r>
            <w:proofErr w:type="spellStart"/>
            <w:r w:rsidRPr="00F25588">
              <w:rPr>
                <w:rFonts w:ascii="Courier New" w:eastAsia="Times New Roman" w:hAnsi="Courier New" w:cs="Courier New"/>
                <w:color w:val="000000"/>
                <w:kern w:val="0"/>
                <w:sz w:val="20"/>
                <w:szCs w:val="20"/>
                <w:lang w:val="en-US" w:eastAsia="es-ES"/>
                <w14:ligatures w14:val="none"/>
              </w:rPr>
              <w:t>chown</w:t>
            </w:r>
            <w:proofErr w:type="spellEnd"/>
            <w:r w:rsidRPr="00F25588">
              <w:rPr>
                <w:rFonts w:ascii="Courier New" w:eastAsia="Times New Roman" w:hAnsi="Courier New" w:cs="Courier New"/>
                <w:color w:val="000000"/>
                <w:kern w:val="0"/>
                <w:sz w:val="20"/>
                <w:szCs w:val="20"/>
                <w:lang w:val="en-US" w:eastAsia="es-ES"/>
                <w14:ligatures w14:val="none"/>
              </w:rPr>
              <w:t xml:space="preserve"> -R </w:t>
            </w:r>
            <w:proofErr w:type="spellStart"/>
            <w:proofErr w:type="gramStart"/>
            <w:r w:rsidRPr="00F25588">
              <w:rPr>
                <w:rFonts w:ascii="Courier New" w:eastAsia="Times New Roman" w:hAnsi="Courier New" w:cs="Courier New"/>
                <w:color w:val="000000"/>
                <w:kern w:val="0"/>
                <w:sz w:val="20"/>
                <w:szCs w:val="20"/>
                <w:lang w:val="en-US" w:eastAsia="es-ES"/>
                <w14:ligatures w14:val="none"/>
              </w:rPr>
              <w:t>logstash.logstash</w:t>
            </w:r>
            <w:proofErr w:type="spellEnd"/>
            <w:proofErr w:type="gramEnd"/>
            <w:r w:rsidRPr="00F25588">
              <w:rPr>
                <w:rFonts w:ascii="Courier New" w:eastAsia="Times New Roman" w:hAnsi="Courier New" w:cs="Courier New"/>
                <w:color w:val="000000"/>
                <w:kern w:val="0"/>
                <w:sz w:val="20"/>
                <w:szCs w:val="20"/>
                <w:lang w:val="en-US" w:eastAsia="es-ES"/>
                <w14:ligatures w14:val="none"/>
              </w:rPr>
              <w:t xml:space="preserve"> </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usr</w:t>
            </w:r>
            <w:proofErr w:type="spellEnd"/>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logstash</w:t>
            </w:r>
            <w:proofErr w:type="spellEnd"/>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chmod</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A46861">
              <w:rPr>
                <w:rFonts w:ascii="Courier New" w:eastAsia="Times New Roman" w:hAnsi="Courier New" w:cs="Courier New"/>
                <w:color w:val="000000"/>
                <w:kern w:val="0"/>
                <w:sz w:val="20"/>
                <w:szCs w:val="20"/>
                <w:lang w:val="en-GB" w:eastAsia="es-ES"/>
                <w14:ligatures w14:val="none"/>
              </w:rPr>
              <w:t>logstash.service</w:t>
            </w:r>
            <w:proofErr w:type="spellEnd"/>
            <w:proofErr w:type="gramEnd"/>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 xml:space="preserve">#instalamos el plugin de </w:t>
            </w:r>
            <w:proofErr w:type="spellStart"/>
            <w:r w:rsidRPr="007D785B">
              <w:rPr>
                <w:rFonts w:ascii="Courier New" w:eastAsia="Times New Roman" w:hAnsi="Courier New" w:cs="Courier New"/>
                <w:color w:val="008000"/>
                <w:kern w:val="0"/>
                <w:sz w:val="20"/>
                <w:szCs w:val="20"/>
                <w:lang w:eastAsia="es-ES"/>
                <w14:ligatures w14:val="none"/>
              </w:rPr>
              <w:t>mqtt</w:t>
            </w:r>
            <w:proofErr w:type="spellEnd"/>
            <w:r w:rsidRPr="007D785B">
              <w:rPr>
                <w:rFonts w:ascii="Courier New" w:eastAsia="Times New Roman" w:hAnsi="Courier New" w:cs="Courier New"/>
                <w:color w:val="008000"/>
                <w:kern w:val="0"/>
                <w:sz w:val="20"/>
                <w:szCs w:val="20"/>
                <w:lang w:eastAsia="es-ES"/>
                <w14:ligatures w14:val="none"/>
              </w:rPr>
              <w: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w:t>
            </w:r>
            <w:proofErr w:type="spellStart"/>
            <w:r w:rsidRPr="00C608B9">
              <w:rPr>
                <w:rFonts w:ascii="Courier New" w:eastAsia="Times New Roman" w:hAnsi="Courier New" w:cs="Courier New"/>
                <w:color w:val="008000"/>
                <w:kern w:val="0"/>
                <w:sz w:val="20"/>
                <w:szCs w:val="20"/>
                <w:lang w:val="en-US" w:eastAsia="es-ES"/>
                <w14:ligatures w14:val="none"/>
              </w:rPr>
              <w:t>usr</w:t>
            </w:r>
            <w:proofErr w:type="spellEnd"/>
            <w:r w:rsidRPr="00C608B9">
              <w:rPr>
                <w:rFonts w:ascii="Courier New" w:eastAsia="Times New Roman" w:hAnsi="Courier New" w:cs="Courier New"/>
                <w:color w:val="008000"/>
                <w:kern w:val="0"/>
                <w:sz w:val="20"/>
                <w:szCs w:val="20"/>
                <w:lang w:val="en-US" w:eastAsia="es-ES"/>
                <w14:ligatures w14:val="none"/>
              </w:rPr>
              <w:t>/share/</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/bin/</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 xml:space="preserve">-plugin install </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-input-</w:t>
            </w:r>
            <w:proofErr w:type="spellStart"/>
            <w:r w:rsidRPr="00C608B9">
              <w:rPr>
                <w:rFonts w:ascii="Courier New" w:eastAsia="Times New Roman" w:hAnsi="Courier New" w:cs="Courier New"/>
                <w:color w:val="008000"/>
                <w:kern w:val="0"/>
                <w:sz w:val="20"/>
                <w:szCs w:val="20"/>
                <w:lang w:val="en-US" w:eastAsia="es-ES"/>
                <w14:ligatures w14:val="none"/>
              </w:rPr>
              <w:t>paho</w:t>
            </w:r>
            <w:proofErr w:type="spellEnd"/>
            <w:r w:rsidRPr="00C608B9">
              <w:rPr>
                <w:rFonts w:ascii="Courier New" w:eastAsia="Times New Roman" w:hAnsi="Courier New" w:cs="Courier New"/>
                <w:color w:val="008000"/>
                <w:kern w:val="0"/>
                <w:sz w:val="20"/>
                <w:szCs w:val="20"/>
                <w:lang w:val="en-US" w:eastAsia="es-ES"/>
                <w14:ligatures w14:val="none"/>
              </w:rPr>
              <w:t>-</w:t>
            </w:r>
            <w:proofErr w:type="spellStart"/>
            <w:r w:rsidRPr="00C608B9">
              <w:rPr>
                <w:rFonts w:ascii="Courier New" w:eastAsia="Times New Roman" w:hAnsi="Courier New" w:cs="Courier New"/>
                <w:color w:val="008000"/>
                <w:kern w:val="0"/>
                <w:sz w:val="20"/>
                <w:szCs w:val="20"/>
                <w:lang w:val="en-US" w:eastAsia="es-ES"/>
                <w14:ligatures w14:val="none"/>
              </w:rPr>
              <w:t>mqtt</w:t>
            </w:r>
            <w:proofErr w:type="spellEnd"/>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logstash.service</w:t>
            </w:r>
            <w:proofErr w:type="spellEnd"/>
            <w:proofErr w:type="gramEnd"/>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lastRenderedPageBreak/>
        <w:t>mosquittoProvision.sh</w:t>
      </w:r>
    </w:p>
    <w:p w14:paraId="2C72D74C" w14:textId="3FF98A0A" w:rsidR="00655347" w:rsidRDefault="00655347" w:rsidP="00655347">
      <w:r>
        <w:t xml:space="preserve">Para la instalación de </w:t>
      </w:r>
      <w:proofErr w:type="spellStart"/>
      <w:r>
        <w:t>Mosquitto</w:t>
      </w:r>
      <w:proofErr w:type="spellEnd"/>
      <w:r>
        <w:t>, hacemos uso del siguiente script. El script realiza los siguientes pasos:</w:t>
      </w:r>
    </w:p>
    <w:p w14:paraId="19870807" w14:textId="31733988" w:rsidR="00655347" w:rsidRPr="00655347" w:rsidRDefault="00655347" w:rsidP="00655347">
      <w:pPr>
        <w:numPr>
          <w:ilvl w:val="0"/>
          <w:numId w:val="25"/>
        </w:numPr>
      </w:pPr>
      <w:r w:rsidRPr="00655347">
        <w:t xml:space="preserve">Actualiza los repositorios de paquetes utilizando el comando </w:t>
      </w:r>
      <w:proofErr w:type="spellStart"/>
      <w:r w:rsidRPr="00655347">
        <w:t>apt</w:t>
      </w:r>
      <w:proofErr w:type="spellEnd"/>
      <w:r w:rsidRPr="00655347">
        <w:t xml:space="preserve"> </w:t>
      </w:r>
      <w:proofErr w:type="spellStart"/>
      <w:r w:rsidRPr="00655347">
        <w:t>update</w:t>
      </w:r>
      <w:proofErr w:type="spellEnd"/>
      <w:r w:rsidRPr="00655347">
        <w:t>.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 xml:space="preserve">Instala la versión 11 del entorno de ejecución Java (JRE) de </w:t>
      </w:r>
      <w:proofErr w:type="spellStart"/>
      <w:r w:rsidRPr="00655347">
        <w:t>OpenJDK</w:t>
      </w:r>
      <w:proofErr w:type="spellEnd"/>
      <w:r w:rsidRPr="00655347">
        <w:t xml:space="preserve"> utilizando el comando </w:t>
      </w:r>
      <w:proofErr w:type="spellStart"/>
      <w:r w:rsidRPr="00655347">
        <w:t>apt</w:t>
      </w:r>
      <w:proofErr w:type="spellEnd"/>
      <w:r w:rsidRPr="00655347">
        <w:t xml:space="preserve"> </w:t>
      </w:r>
      <w:proofErr w:type="spellStart"/>
      <w:r w:rsidRPr="00655347">
        <w:t>install</w:t>
      </w:r>
      <w:proofErr w:type="spellEnd"/>
      <w:r w:rsidRPr="00655347">
        <w:t xml:space="preserve">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 xml:space="preserve">Instala el paquete </w:t>
      </w:r>
      <w:proofErr w:type="spellStart"/>
      <w:r w:rsidRPr="00655347">
        <w:t>mosquitto</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w:t>
      </w:r>
      <w:proofErr w:type="spellEnd"/>
      <w:r w:rsidRPr="00655347">
        <w:t xml:space="preserve"> -y. Este paquete es el </w:t>
      </w:r>
      <w:proofErr w:type="spellStart"/>
      <w:r w:rsidRPr="00655347">
        <w:t>broker</w:t>
      </w:r>
      <w:proofErr w:type="spellEnd"/>
      <w:r w:rsidRPr="00655347">
        <w:t xml:space="preserve"> MQTT que se instalará en el sistema.</w:t>
      </w:r>
    </w:p>
    <w:p w14:paraId="0BB41C03" w14:textId="77777777" w:rsidR="00655347" w:rsidRPr="00655347" w:rsidRDefault="00655347" w:rsidP="00655347">
      <w:pPr>
        <w:numPr>
          <w:ilvl w:val="0"/>
          <w:numId w:val="25"/>
        </w:numPr>
      </w:pPr>
      <w:r w:rsidRPr="00655347">
        <w:t xml:space="preserve">Instala la utilidad </w:t>
      </w:r>
      <w:proofErr w:type="spellStart"/>
      <w:r w:rsidRPr="00655347">
        <w:t>mosquitto-clients</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mosquitto-clients</w:t>
      </w:r>
      <w:proofErr w:type="spellEnd"/>
      <w:r w:rsidRPr="00655347">
        <w:t xml:space="preserve"> -y. Esta utilidad proporciona herramientas de línea de comandos para interactuar con el </w:t>
      </w:r>
      <w:proofErr w:type="spellStart"/>
      <w:r w:rsidRPr="00655347">
        <w:t>broker</w:t>
      </w:r>
      <w:proofErr w:type="spellEnd"/>
      <w:r w:rsidRPr="00655347">
        <w:t xml:space="preserve"> MQTT.</w:t>
      </w:r>
    </w:p>
    <w:p w14:paraId="17A358CA" w14:textId="77777777" w:rsidR="00655347" w:rsidRPr="00655347" w:rsidRDefault="00655347" w:rsidP="00655347">
      <w:pPr>
        <w:numPr>
          <w:ilvl w:val="0"/>
          <w:numId w:val="25"/>
        </w:numPr>
      </w:pPr>
      <w:r w:rsidRPr="00655347">
        <w:t xml:space="preserve">Recarga los archivos de configuración del sistema utilizando </w:t>
      </w:r>
      <w:proofErr w:type="spellStart"/>
      <w:r w:rsidRPr="00655347">
        <w:t>systemctl</w:t>
      </w:r>
      <w:proofErr w:type="spellEnd"/>
      <w:r w:rsidRPr="00655347">
        <w:t xml:space="preserve"> </w:t>
      </w:r>
      <w:proofErr w:type="spellStart"/>
      <w:r w:rsidRPr="00655347">
        <w:t>daemon-reload</w:t>
      </w:r>
      <w:proofErr w:type="spellEnd"/>
      <w:r w:rsidRPr="00655347">
        <w:t>. Esto asegura que los cambios realizados en los archivos de configuración tengan efecto.</w:t>
      </w:r>
    </w:p>
    <w:p w14:paraId="7091EB9C" w14:textId="77777777" w:rsidR="00655347" w:rsidRPr="00655347" w:rsidRDefault="00655347" w:rsidP="00655347">
      <w:pPr>
        <w:numPr>
          <w:ilvl w:val="0"/>
          <w:numId w:val="25"/>
        </w:numPr>
      </w:pPr>
      <w:r w:rsidRPr="00655347">
        <w:t xml:space="preserve">Habilita el servicio de </w:t>
      </w:r>
      <w:proofErr w:type="spellStart"/>
      <w:r w:rsidRPr="00655347">
        <w:t>Mosquitto</w:t>
      </w:r>
      <w:proofErr w:type="spellEnd"/>
      <w:r w:rsidRPr="00655347">
        <w:t xml:space="preserve"> para que se inicie automáticamente al arrancar el sistema utilizando </w:t>
      </w:r>
      <w:proofErr w:type="spellStart"/>
      <w:r w:rsidRPr="00655347">
        <w:t>systemctl</w:t>
      </w:r>
      <w:proofErr w:type="spellEnd"/>
      <w:r w:rsidRPr="00655347">
        <w:t xml:space="preserve"> </w:t>
      </w:r>
      <w:proofErr w:type="spellStart"/>
      <w:r w:rsidRPr="00655347">
        <w:t>enable</w:t>
      </w:r>
      <w:proofErr w:type="spellEnd"/>
      <w:r w:rsidRPr="00655347">
        <w:t xml:space="preserve"> </w:t>
      </w:r>
      <w:proofErr w:type="spellStart"/>
      <w:proofErr w:type="gramStart"/>
      <w:r w:rsidRPr="00655347">
        <w:t>mosquitto.service</w:t>
      </w:r>
      <w:proofErr w:type="spellEnd"/>
      <w:proofErr w:type="gramEnd"/>
      <w:r w:rsidRPr="00655347">
        <w:t>.</w:t>
      </w:r>
    </w:p>
    <w:p w14:paraId="70064C72" w14:textId="14C8A2DF" w:rsidR="00655347" w:rsidRPr="0072167E" w:rsidRDefault="00655347" w:rsidP="00655347">
      <w:pPr>
        <w:numPr>
          <w:ilvl w:val="0"/>
          <w:numId w:val="25"/>
        </w:numPr>
      </w:pPr>
      <w:r w:rsidRPr="00655347">
        <w:t xml:space="preserve">Inicia el servicio de </w:t>
      </w:r>
      <w:proofErr w:type="spellStart"/>
      <w:r w:rsidRPr="00655347">
        <w:t>Mosquitto</w:t>
      </w:r>
      <w:proofErr w:type="spellEnd"/>
      <w:r w:rsidRPr="00655347">
        <w:t xml:space="preserve"> utilizando </w:t>
      </w:r>
      <w:proofErr w:type="spellStart"/>
      <w:r w:rsidRPr="00655347">
        <w:t>systemctl</w:t>
      </w:r>
      <w:proofErr w:type="spellEnd"/>
      <w:r w:rsidRPr="00655347">
        <w:t xml:space="preserve"> </w:t>
      </w:r>
      <w:proofErr w:type="spellStart"/>
      <w:r w:rsidRPr="00655347">
        <w:t>start</w:t>
      </w:r>
      <w:proofErr w:type="spellEnd"/>
      <w:r w:rsidRPr="00655347">
        <w:t xml:space="preserve"> </w:t>
      </w:r>
      <w:proofErr w:type="spellStart"/>
      <w:proofErr w:type="gramStart"/>
      <w:r w:rsidRPr="00655347">
        <w:t>mosquitto.service</w:t>
      </w:r>
      <w:proofErr w:type="spellEnd"/>
      <w:proofErr w:type="gramEnd"/>
      <w:r w:rsidRPr="00655347">
        <w:t>.</w:t>
      </w:r>
    </w:p>
    <w:tbl>
      <w:tblPr>
        <w:tblStyle w:val="Tablaconcuadrcula"/>
        <w:tblW w:w="0" w:type="auto"/>
        <w:tblLook w:val="04A0" w:firstRow="1" w:lastRow="0" w:firstColumn="1" w:lastColumn="0" w:noHBand="0" w:noVBand="1"/>
      </w:tblPr>
      <w:tblGrid>
        <w:gridCol w:w="8494"/>
      </w:tblGrid>
      <w:tr w:rsidR="007D785B" w:rsidRPr="00B35870"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-clients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 xml:space="preserve">Para la instalación de </w:t>
      </w:r>
      <w:proofErr w:type="spellStart"/>
      <w:r>
        <w:t>Filebeat</w:t>
      </w:r>
      <w:proofErr w:type="spellEnd"/>
      <w:r>
        <w:t xml:space="preserve"> en el mismo server/</w:t>
      </w:r>
      <w:proofErr w:type="spellStart"/>
      <w:r>
        <w:t>maquina</w:t>
      </w:r>
      <w:proofErr w:type="spellEnd"/>
      <w:r>
        <w:t xml:space="preserve"> virtual que </w:t>
      </w:r>
      <w:proofErr w:type="spellStart"/>
      <w:r>
        <w:t>mosquitto</w:t>
      </w:r>
      <w:proofErr w:type="spellEnd"/>
      <w:r>
        <w:t>, usamos este script. El código realiza las siguientes acciones:</w:t>
      </w:r>
    </w:p>
    <w:p w14:paraId="30001A8A" w14:textId="77777777" w:rsidR="002C2BA6" w:rsidRPr="002C2BA6" w:rsidRDefault="002C2BA6" w:rsidP="002C2BA6">
      <w:pPr>
        <w:numPr>
          <w:ilvl w:val="0"/>
          <w:numId w:val="26"/>
        </w:numPr>
      </w:pPr>
      <w:r w:rsidRPr="002C2BA6">
        <w:t xml:space="preserve">Descarga la clave de firma GPG de </w:t>
      </w:r>
      <w:proofErr w:type="spellStart"/>
      <w:r w:rsidRPr="002C2BA6">
        <w:t>ElasticSearch</w:t>
      </w:r>
      <w:proofErr w:type="spellEnd"/>
      <w:r w:rsidRPr="002C2BA6">
        <w:t xml:space="preserve"> utilizando el comando </w:t>
      </w:r>
      <w:proofErr w:type="spellStart"/>
      <w:r w:rsidRPr="002C2BA6">
        <w:t>wget</w:t>
      </w:r>
      <w:proofErr w:type="spellEnd"/>
      <w:r w:rsidRPr="002C2BA6">
        <w:t>. El parámetro -</w:t>
      </w:r>
      <w:proofErr w:type="spellStart"/>
      <w:r w:rsidRPr="002C2BA6">
        <w:t>qO</w:t>
      </w:r>
      <w:proofErr w:type="spellEnd"/>
      <w:r w:rsidRPr="002C2BA6">
        <w:t xml:space="preserve"> - indica que se debe mostrar la salida en la salida estándar sin guardarla en un archivo. La salida se pasa al comando </w:t>
      </w:r>
      <w:proofErr w:type="spellStart"/>
      <w:r w:rsidRPr="002C2BA6">
        <w:t>apt-key</w:t>
      </w:r>
      <w:proofErr w:type="spellEnd"/>
      <w:r w:rsidRPr="002C2BA6">
        <w:t xml:space="preserve"> </w:t>
      </w:r>
      <w:proofErr w:type="spellStart"/>
      <w:r w:rsidRPr="002C2BA6">
        <w:t>add</w:t>
      </w:r>
      <w:proofErr w:type="spellEnd"/>
      <w:r w:rsidRPr="002C2BA6">
        <w:t xml:space="preserve"> - para agregar la clave a la lista de claves confiables del sistema.</w:t>
      </w:r>
    </w:p>
    <w:p w14:paraId="0F06F4BB" w14:textId="77777777" w:rsidR="002C2BA6" w:rsidRPr="002C2BA6" w:rsidRDefault="002C2BA6" w:rsidP="002C2BA6">
      <w:pPr>
        <w:numPr>
          <w:ilvl w:val="0"/>
          <w:numId w:val="26"/>
        </w:numPr>
      </w:pPr>
      <w:r w:rsidRPr="002C2BA6">
        <w:t xml:space="preserve">Instala el paquete </w:t>
      </w:r>
      <w:proofErr w:type="spellStart"/>
      <w:r w:rsidRPr="002C2BA6">
        <w:t>apt</w:t>
      </w:r>
      <w:proofErr w:type="spellEnd"/>
      <w:r w:rsidRPr="002C2BA6">
        <w:t>-</w:t>
      </w:r>
      <w:proofErr w:type="spellStart"/>
      <w:r w:rsidRPr="002C2BA6">
        <w:t>transport</w:t>
      </w:r>
      <w:proofErr w:type="spellEnd"/>
      <w:r w:rsidRPr="002C2BA6">
        <w:t xml:space="preserve">-https utilizando el comando </w:t>
      </w:r>
      <w:proofErr w:type="spellStart"/>
      <w:r w:rsidRPr="002C2BA6">
        <w:t>apt-get</w:t>
      </w:r>
      <w:proofErr w:type="spellEnd"/>
      <w:r w:rsidRPr="002C2BA6">
        <w:t xml:space="preserve"> </w:t>
      </w:r>
      <w:proofErr w:type="spellStart"/>
      <w:r w:rsidRPr="002C2BA6">
        <w:t>install</w:t>
      </w:r>
      <w:proofErr w:type="spellEnd"/>
      <w:r w:rsidRPr="002C2BA6">
        <w:t>. Este paquete permite que el sistema utilice el protocolo HTTPS para descargar paquetes.</w:t>
      </w:r>
    </w:p>
    <w:p w14:paraId="18E7602F" w14:textId="77777777" w:rsidR="002C2BA6" w:rsidRPr="002C2BA6" w:rsidRDefault="002C2BA6" w:rsidP="002C2BA6">
      <w:pPr>
        <w:numPr>
          <w:ilvl w:val="0"/>
          <w:numId w:val="26"/>
        </w:numPr>
      </w:pPr>
      <w:r w:rsidRPr="002C2BA6">
        <w:t xml:space="preserve">Agrega la fuente de paquetes de </w:t>
      </w:r>
      <w:proofErr w:type="spellStart"/>
      <w:r w:rsidRPr="002C2BA6">
        <w:t>Filebeat</w:t>
      </w:r>
      <w:proofErr w:type="spellEnd"/>
      <w:r w:rsidRPr="002C2BA6">
        <w:t xml:space="preserve"> al archivo /</w:t>
      </w:r>
      <w:proofErr w:type="spellStart"/>
      <w:r w:rsidRPr="002C2BA6">
        <w:t>etc</w:t>
      </w:r>
      <w:proofErr w:type="spellEnd"/>
      <w:r w:rsidRPr="002C2BA6">
        <w:t>/</w:t>
      </w:r>
      <w:proofErr w:type="spellStart"/>
      <w:r w:rsidRPr="002C2BA6">
        <w:t>apt</w:t>
      </w:r>
      <w:proofErr w:type="spellEnd"/>
      <w:r w:rsidRPr="002C2BA6">
        <w:t>/</w:t>
      </w:r>
      <w:proofErr w:type="spellStart"/>
      <w:r w:rsidRPr="002C2BA6">
        <w:t>sources.list.d</w:t>
      </w:r>
      <w:proofErr w:type="spellEnd"/>
      <w:r w:rsidRPr="002C2BA6">
        <w:t xml:space="preserve">/elastic-8.x.list. El comando echo se utiliza para agregar </w:t>
      </w:r>
      <w:r w:rsidRPr="002C2BA6">
        <w:lastRenderedPageBreak/>
        <w:t>una línea de texto al archivo. La línea de texto especifica la ubicación de la fuente de paquetes (https://artifacts.elastic.co/packages/8.x/apt), y la rama principal (</w:t>
      </w:r>
      <w:proofErr w:type="spellStart"/>
      <w:r w:rsidRPr="002C2BA6">
        <w:t>stable</w:t>
      </w:r>
      <w:proofErr w:type="spellEnd"/>
      <w:r w:rsidRPr="002C2BA6">
        <w:t xml:space="preserve"> </w:t>
      </w:r>
      <w:proofErr w:type="spellStart"/>
      <w:r w:rsidRPr="002C2BA6">
        <w:t>main</w:t>
      </w:r>
      <w:proofErr w:type="spellEnd"/>
      <w:r w:rsidRPr="002C2BA6">
        <w:t>).</w:t>
      </w:r>
    </w:p>
    <w:p w14:paraId="7F61B207" w14:textId="77777777" w:rsidR="002C2BA6" w:rsidRPr="002C2BA6" w:rsidRDefault="002C2BA6" w:rsidP="002C2BA6">
      <w:pPr>
        <w:numPr>
          <w:ilvl w:val="0"/>
          <w:numId w:val="26"/>
        </w:numPr>
      </w:pPr>
      <w:r w:rsidRPr="002C2BA6">
        <w:t xml:space="preserve">Actualiza los repositorios de paquetes utilizando el comando </w:t>
      </w:r>
      <w:proofErr w:type="spellStart"/>
      <w:r w:rsidRPr="002C2BA6">
        <w:t>apt-get</w:t>
      </w:r>
      <w:proofErr w:type="spellEnd"/>
      <w:r w:rsidRPr="002C2BA6">
        <w:t xml:space="preserve"> </w:t>
      </w:r>
      <w:proofErr w:type="spellStart"/>
      <w:r w:rsidRPr="002C2BA6">
        <w:t>update</w:t>
      </w:r>
      <w:proofErr w:type="spellEnd"/>
      <w:r w:rsidRPr="002C2BA6">
        <w:t>.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 xml:space="preserve">Instala una versión específica de </w:t>
      </w:r>
      <w:proofErr w:type="spellStart"/>
      <w:r w:rsidRPr="002C2BA6">
        <w:t>Filebeat</w:t>
      </w:r>
      <w:proofErr w:type="spellEnd"/>
      <w:r w:rsidRPr="002C2BA6">
        <w:t xml:space="preserve"> (8.5.3) utilizando el comando </w:t>
      </w:r>
      <w:proofErr w:type="spellStart"/>
      <w:r w:rsidRPr="002C2BA6">
        <w:t>apt-get</w:t>
      </w:r>
      <w:proofErr w:type="spellEnd"/>
      <w:r w:rsidRPr="002C2BA6">
        <w:t xml:space="preserve"> </w:t>
      </w:r>
      <w:proofErr w:type="spellStart"/>
      <w:r w:rsidRPr="002C2BA6">
        <w:t>install</w:t>
      </w:r>
      <w:proofErr w:type="spellEnd"/>
      <w:r w:rsidRPr="002C2BA6">
        <w:t xml:space="preserve"> </w:t>
      </w:r>
      <w:proofErr w:type="spellStart"/>
      <w:r w:rsidRPr="002C2BA6">
        <w:t>filebeat</w:t>
      </w:r>
      <w:proofErr w:type="spellEnd"/>
      <w:r w:rsidRPr="002C2BA6">
        <w:t>=8.5.3. Los paquetes necesarios se descargan e instalan en el sistema.</w:t>
      </w:r>
    </w:p>
    <w:p w14:paraId="773EAE4D" w14:textId="77777777" w:rsidR="002C2BA6" w:rsidRPr="002C2BA6" w:rsidRDefault="002C2BA6" w:rsidP="002C2BA6">
      <w:pPr>
        <w:numPr>
          <w:ilvl w:val="0"/>
          <w:numId w:val="26"/>
        </w:numPr>
      </w:pPr>
      <w:r w:rsidRPr="002C2BA6">
        <w:t>Copia el archivo /</w:t>
      </w:r>
      <w:proofErr w:type="spellStart"/>
      <w:r w:rsidRPr="002C2BA6">
        <w:t>sharedData</w:t>
      </w:r>
      <w:proofErr w:type="spellEnd"/>
      <w:r w:rsidRPr="002C2BA6">
        <w:t>/</w:t>
      </w:r>
      <w:proofErr w:type="spellStart"/>
      <w:r w:rsidRPr="002C2BA6">
        <w:t>filebeat.yml</w:t>
      </w:r>
      <w:proofErr w:type="spellEnd"/>
      <w:r w:rsidRPr="002C2BA6">
        <w:t xml:space="preserve"> al directorio /</w:t>
      </w:r>
      <w:proofErr w:type="spellStart"/>
      <w:r w:rsidRPr="002C2BA6">
        <w:t>etc</w:t>
      </w:r>
      <w:proofErr w:type="spellEnd"/>
      <w:r w:rsidRPr="002C2BA6">
        <w:t>/</w:t>
      </w:r>
      <w:proofErr w:type="spellStart"/>
      <w:r w:rsidRPr="002C2BA6">
        <w:t>filebeat</w:t>
      </w:r>
      <w:proofErr w:type="spellEnd"/>
      <w:r w:rsidRPr="002C2BA6">
        <w:t xml:space="preserve">/. Esto se realiza utilizando el comando sudo </w:t>
      </w:r>
      <w:proofErr w:type="spellStart"/>
      <w:r w:rsidRPr="002C2BA6">
        <w:t>cp</w:t>
      </w:r>
      <w:proofErr w:type="spellEnd"/>
      <w:r w:rsidRPr="002C2BA6">
        <w:t>,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w:t>
      </w:r>
      <w:proofErr w:type="spellStart"/>
      <w:r w:rsidRPr="002C2BA6">
        <w:t>sharedData</w:t>
      </w:r>
      <w:proofErr w:type="spellEnd"/>
      <w:r w:rsidRPr="002C2BA6">
        <w:t>/</w:t>
      </w:r>
      <w:proofErr w:type="spellStart"/>
      <w:r w:rsidRPr="002C2BA6">
        <w:t>admin</w:t>
      </w:r>
      <w:proofErr w:type="spellEnd"/>
      <w:r w:rsidRPr="002C2BA6">
        <w:t xml:space="preserve"> y asigna su valor a la variable </w:t>
      </w:r>
      <w:proofErr w:type="spellStart"/>
      <w:r w:rsidRPr="002C2BA6">
        <w:t>pass</w:t>
      </w:r>
      <w:proofErr w:type="spellEnd"/>
      <w:r w:rsidRPr="002C2BA6">
        <w:t>.</w:t>
      </w:r>
    </w:p>
    <w:p w14:paraId="4DD90AAE" w14:textId="77777777" w:rsidR="002C2BA6" w:rsidRPr="002C2BA6" w:rsidRDefault="002C2BA6" w:rsidP="002C2BA6">
      <w:pPr>
        <w:numPr>
          <w:ilvl w:val="0"/>
          <w:numId w:val="26"/>
        </w:numPr>
      </w:pPr>
      <w:r w:rsidRPr="002C2BA6">
        <w:t xml:space="preserve">Utiliza el comando sed para reemplazar la cadena #PASSWORD# por el valor de la variable </w:t>
      </w:r>
      <w:proofErr w:type="spellStart"/>
      <w:r w:rsidRPr="002C2BA6">
        <w:t>pass</w:t>
      </w:r>
      <w:proofErr w:type="spellEnd"/>
      <w:r w:rsidRPr="002C2BA6">
        <w:t xml:space="preserve"> en el archivo /</w:t>
      </w:r>
      <w:proofErr w:type="spellStart"/>
      <w:r w:rsidRPr="002C2BA6">
        <w:t>etc</w:t>
      </w:r>
      <w:proofErr w:type="spellEnd"/>
      <w:r w:rsidRPr="002C2BA6">
        <w:t>/</w:t>
      </w:r>
      <w:proofErr w:type="spellStart"/>
      <w:r w:rsidRPr="002C2BA6">
        <w:t>filebeat</w:t>
      </w:r>
      <w:proofErr w:type="spellEnd"/>
      <w:r w:rsidRPr="002C2BA6">
        <w:t>/</w:t>
      </w:r>
      <w:proofErr w:type="spellStart"/>
      <w:r w:rsidRPr="002C2BA6">
        <w:t>filebeat.yml</w:t>
      </w:r>
      <w:proofErr w:type="spellEnd"/>
      <w:r w:rsidRPr="002C2BA6">
        <w:t>.</w:t>
      </w:r>
    </w:p>
    <w:p w14:paraId="1A7B9D5D" w14:textId="77777777" w:rsidR="002C2BA6" w:rsidRPr="002C2BA6" w:rsidRDefault="002C2BA6" w:rsidP="002C2BA6">
      <w:pPr>
        <w:numPr>
          <w:ilvl w:val="0"/>
          <w:numId w:val="26"/>
        </w:numPr>
      </w:pPr>
      <w:r w:rsidRPr="002C2BA6">
        <w:t xml:space="preserve">Recarga los archivos de configuración del sistema utilizando </w:t>
      </w:r>
      <w:proofErr w:type="spellStart"/>
      <w:r w:rsidRPr="002C2BA6">
        <w:t>systemctl</w:t>
      </w:r>
      <w:proofErr w:type="spellEnd"/>
      <w:r w:rsidRPr="002C2BA6">
        <w:t xml:space="preserve"> </w:t>
      </w:r>
      <w:proofErr w:type="spellStart"/>
      <w:r w:rsidRPr="002C2BA6">
        <w:t>daemon-reload</w:t>
      </w:r>
      <w:proofErr w:type="spellEnd"/>
      <w:r w:rsidRPr="002C2BA6">
        <w:t>. Esto asegura que los cambios realizados en los archivos de configuración tengan efecto.</w:t>
      </w:r>
    </w:p>
    <w:p w14:paraId="1350BEB2" w14:textId="77777777" w:rsidR="002C2BA6" w:rsidRPr="002C2BA6" w:rsidRDefault="002C2BA6" w:rsidP="002C2BA6">
      <w:pPr>
        <w:numPr>
          <w:ilvl w:val="0"/>
          <w:numId w:val="26"/>
        </w:numPr>
      </w:pPr>
      <w:r w:rsidRPr="002C2BA6">
        <w:t xml:space="preserve">Habilita el servicio de </w:t>
      </w:r>
      <w:proofErr w:type="spellStart"/>
      <w:r w:rsidRPr="002C2BA6">
        <w:t>Filebeat</w:t>
      </w:r>
      <w:proofErr w:type="spellEnd"/>
      <w:r w:rsidRPr="002C2BA6">
        <w:t xml:space="preserve"> para que se inicie automáticamente al arrancar el sistema utilizando </w:t>
      </w:r>
      <w:proofErr w:type="spellStart"/>
      <w:r w:rsidRPr="002C2BA6">
        <w:t>systemctl</w:t>
      </w:r>
      <w:proofErr w:type="spellEnd"/>
      <w:r w:rsidRPr="002C2BA6">
        <w:t xml:space="preserve"> </w:t>
      </w:r>
      <w:proofErr w:type="spellStart"/>
      <w:r w:rsidRPr="002C2BA6">
        <w:t>enable</w:t>
      </w:r>
      <w:proofErr w:type="spellEnd"/>
      <w:r w:rsidRPr="002C2BA6">
        <w:t xml:space="preserve"> </w:t>
      </w:r>
      <w:proofErr w:type="spellStart"/>
      <w:r w:rsidRPr="002C2BA6">
        <w:t>filebeat</w:t>
      </w:r>
      <w:proofErr w:type="spellEnd"/>
      <w:r w:rsidRPr="002C2BA6">
        <w:t>.</w:t>
      </w:r>
    </w:p>
    <w:p w14:paraId="1BB07833" w14:textId="77777777" w:rsidR="002C2BA6" w:rsidRPr="002C2BA6" w:rsidRDefault="002C2BA6" w:rsidP="002C2BA6">
      <w:pPr>
        <w:numPr>
          <w:ilvl w:val="0"/>
          <w:numId w:val="26"/>
        </w:numPr>
      </w:pPr>
      <w:r w:rsidRPr="002C2BA6">
        <w:t xml:space="preserve">Inicia el servicio de </w:t>
      </w:r>
      <w:proofErr w:type="spellStart"/>
      <w:r w:rsidRPr="002C2BA6">
        <w:t>Filebeat</w:t>
      </w:r>
      <w:proofErr w:type="spellEnd"/>
      <w:r w:rsidRPr="002C2BA6">
        <w:t xml:space="preserve"> utilizando </w:t>
      </w:r>
      <w:proofErr w:type="spellStart"/>
      <w:r w:rsidRPr="002C2BA6">
        <w:t>systemctl</w:t>
      </w:r>
      <w:proofErr w:type="spellEnd"/>
      <w:r w:rsidRPr="002C2BA6">
        <w:t xml:space="preserve"> </w:t>
      </w:r>
      <w:proofErr w:type="spellStart"/>
      <w:r w:rsidRPr="002C2BA6">
        <w:t>start</w:t>
      </w:r>
      <w:proofErr w:type="spellEnd"/>
      <w:r w:rsidRPr="002C2BA6">
        <w:t xml:space="preserve"> </w:t>
      </w:r>
      <w:proofErr w:type="spellStart"/>
      <w:r w:rsidRPr="002C2BA6">
        <w:t>filebeat</w:t>
      </w:r>
      <w:proofErr w:type="spellEnd"/>
      <w:r w:rsidRPr="002C2BA6">
        <w: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daemon-</w:t>
            </w:r>
            <w:proofErr w:type="gramStart"/>
            <w:r w:rsidRPr="00C608B9">
              <w:rPr>
                <w:rFonts w:ascii="Courier New" w:eastAsia="Times New Roman" w:hAnsi="Courier New" w:cs="Courier New"/>
                <w:color w:val="000000"/>
                <w:kern w:val="0"/>
                <w:sz w:val="20"/>
                <w:szCs w:val="20"/>
                <w:lang w:val="en-US" w:eastAsia="es-ES"/>
                <w14:ligatures w14:val="none"/>
              </w:rPr>
              <w:t>reload</w:t>
            </w:r>
            <w:proofErr w:type="gramEnd"/>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filebeat</w:t>
            </w:r>
            <w:proofErr w:type="spellEnd"/>
            <w:proofErr w:type="gramEnd"/>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systemctl</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start</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filebeat</w:t>
            </w:r>
            <w:proofErr w:type="spellEnd"/>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 xml:space="preserve">Genera un token aleatorio para usar con K3s. Esto se realiza utilizando el comando </w:t>
      </w:r>
      <w:proofErr w:type="spellStart"/>
      <w:r w:rsidRPr="00F36B8D">
        <w:t>openssl</w:t>
      </w:r>
      <w:proofErr w:type="spellEnd"/>
      <w:r w:rsidRPr="00F36B8D">
        <w:t xml:space="preserve"> rand -base64 12. El token generado se guarda en la variable k3stoken.</w:t>
      </w:r>
    </w:p>
    <w:p w14:paraId="54251F8F" w14:textId="77777777" w:rsidR="00F36B8D" w:rsidRPr="00F36B8D" w:rsidRDefault="00F36B8D" w:rsidP="00F36B8D">
      <w:pPr>
        <w:numPr>
          <w:ilvl w:val="0"/>
          <w:numId w:val="28"/>
        </w:numPr>
      </w:pPr>
      <w:r w:rsidRPr="00F36B8D">
        <w:lastRenderedPageBreak/>
        <w:t>Guarda el valor de k3stoken en un archivo llamado k3stoken ubicado en la carpeta /</w:t>
      </w:r>
      <w:proofErr w:type="spellStart"/>
      <w:r w:rsidRPr="00F36B8D">
        <w:t>sharedData</w:t>
      </w:r>
      <w:proofErr w:type="spellEnd"/>
      <w:r w:rsidRPr="00F36B8D">
        <w:t>/. Esto se realiza mediante el comando echo $k3stoken &gt; /</w:t>
      </w:r>
      <w:proofErr w:type="spellStart"/>
      <w:r w:rsidRPr="00F36B8D">
        <w:t>sharedData</w:t>
      </w:r>
      <w:proofErr w:type="spellEnd"/>
      <w:r w:rsidRPr="00F36B8D">
        <w:t>/k3stoken.</w:t>
      </w:r>
    </w:p>
    <w:p w14:paraId="2F38937B" w14:textId="2CE1ECF0" w:rsidR="00F36B8D" w:rsidRPr="00F36B8D" w:rsidRDefault="00F36B8D" w:rsidP="00F36B8D">
      <w:pPr>
        <w:numPr>
          <w:ilvl w:val="0"/>
          <w:numId w:val="28"/>
        </w:numPr>
      </w:pPr>
      <w:r w:rsidRPr="00F36B8D">
        <w:t xml:space="preserve">Descarga e instala K3s en </w:t>
      </w:r>
      <w:r>
        <w:t>la máquina</w:t>
      </w:r>
      <w:r w:rsidRPr="00F36B8D">
        <w:t xml:space="preserve"> utilizando el comando </w:t>
      </w:r>
      <w:proofErr w:type="spellStart"/>
      <w:r w:rsidRPr="00F36B8D">
        <w:t>curl</w:t>
      </w:r>
      <w:proofErr w:type="spellEnd"/>
      <w:r w:rsidRPr="00F36B8D">
        <w:t>.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w:t>
      </w:r>
      <w:proofErr w:type="spellStart"/>
      <w:r w:rsidRPr="00F36B8D">
        <w:t>init</w:t>
      </w:r>
      <w:proofErr w:type="spellEnd"/>
      <w:r w:rsidRPr="00F36B8D">
        <w:t>, --</w:t>
      </w:r>
      <w:proofErr w:type="spellStart"/>
      <w:r w:rsidRPr="00F36B8D">
        <w:t>node-name</w:t>
      </w:r>
      <w:proofErr w:type="spellEnd"/>
      <w:r w:rsidRPr="00F36B8D">
        <w:t>, --with-</w:t>
      </w:r>
      <w:proofErr w:type="spellStart"/>
      <w:r w:rsidRPr="00F36B8D">
        <w:t>node</w:t>
      </w:r>
      <w:proofErr w:type="spellEnd"/>
      <w:r w:rsidRPr="00F36B8D">
        <w:t>-id, --</w:t>
      </w:r>
      <w:proofErr w:type="spellStart"/>
      <w:r w:rsidRPr="00F36B8D">
        <w:t>tls</w:t>
      </w:r>
      <w:proofErr w:type="spellEnd"/>
      <w:r w:rsidRPr="00F36B8D">
        <w:t>-san y --</w:t>
      </w:r>
      <w:proofErr w:type="spellStart"/>
      <w:r w:rsidRPr="00F36B8D">
        <w:t>node-ip</w:t>
      </w:r>
      <w:proofErr w:type="spellEnd"/>
      <w:r w:rsidRPr="00F36B8D">
        <w:t xml:space="preserve"> que configuran diferentes aspectos del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 xml:space="preserve">en el clúster </w:t>
      </w:r>
      <w:proofErr w:type="spellStart"/>
      <w:r w:rsidRPr="00F36B8D">
        <w:t>Kubernetes</w:t>
      </w:r>
      <w:proofErr w:type="spellEnd"/>
      <w:r w:rsidRPr="00F36B8D">
        <w:t xml:space="preserve"> utilizando el comando </w:t>
      </w:r>
      <w:proofErr w:type="spellStart"/>
      <w:r w:rsidRPr="00F36B8D">
        <w:t>kubectl</w:t>
      </w:r>
      <w:proofErr w:type="spellEnd"/>
      <w:r w:rsidRPr="00F36B8D">
        <w:t xml:space="preserve"> </w:t>
      </w:r>
      <w:proofErr w:type="spellStart"/>
      <w:r w:rsidRPr="00F36B8D">
        <w:t>create</w:t>
      </w:r>
      <w:proofErr w:type="spellEnd"/>
      <w:r w:rsidRPr="00F36B8D">
        <w:t xml:space="preserve"> </w:t>
      </w:r>
      <w:proofErr w:type="spellStart"/>
      <w:r w:rsidRPr="00F36B8D">
        <w:t>deployment</w:t>
      </w:r>
      <w:proofErr w:type="spellEnd"/>
      <w:r w:rsidRPr="00F36B8D">
        <w:t xml:space="preserve">. El nombre de la imagen de la aplicación se establece en </w:t>
      </w:r>
      <w:proofErr w:type="spellStart"/>
      <w:r w:rsidRPr="00F36B8D">
        <w:t>alfonsoiot</w:t>
      </w:r>
      <w:proofErr w:type="spellEnd"/>
      <w:r w:rsidRPr="00F36B8D">
        <w:t>/</w:t>
      </w:r>
      <w:proofErr w:type="spellStart"/>
      <w:r w:rsidRPr="00F36B8D">
        <w:t>devices-tfm</w:t>
      </w:r>
      <w:proofErr w:type="spellEnd"/>
      <w:r w:rsidRPr="00F36B8D">
        <w:t xml:space="preserve"> y se asigna el nombre de </w:t>
      </w:r>
      <w:proofErr w:type="spellStart"/>
      <w:r w:rsidRPr="00F36B8D">
        <w:t>devices</w:t>
      </w:r>
      <w:proofErr w:type="spellEnd"/>
      <w:r w:rsidRPr="00F36B8D">
        <w:t xml:space="preserve"> al despliegue.</w:t>
      </w:r>
    </w:p>
    <w:p w14:paraId="1E4EA2CB" w14:textId="77777777" w:rsidR="00F36B8D" w:rsidRDefault="00F36B8D" w:rsidP="00F36B8D">
      <w:pPr>
        <w:numPr>
          <w:ilvl w:val="0"/>
          <w:numId w:val="28"/>
        </w:numPr>
      </w:pPr>
      <w:r w:rsidRPr="00F36B8D">
        <w:t xml:space="preserve">Se escala el número de réplicas del despliegue a 3 utilizando el comando </w:t>
      </w:r>
      <w:proofErr w:type="spellStart"/>
      <w:r w:rsidRPr="00F36B8D">
        <w:t>kubectl</w:t>
      </w:r>
      <w:proofErr w:type="spellEnd"/>
      <w:r w:rsidRPr="00F36B8D">
        <w:t xml:space="preserve"> </w:t>
      </w:r>
      <w:proofErr w:type="spellStart"/>
      <w:r w:rsidRPr="00F36B8D">
        <w:t>scale</w:t>
      </w:r>
      <w:proofErr w:type="spellEnd"/>
      <w:r w:rsidRPr="00F36B8D">
        <w:t>. Esto significa que se crearán tres réplicas de la aplicación en el clúster.</w:t>
      </w:r>
    </w:p>
    <w:p w14:paraId="15F2E934" w14:textId="42C11DC3" w:rsidR="00090E8D" w:rsidRDefault="00090E8D" w:rsidP="00F36B8D">
      <w:pPr>
        <w:numPr>
          <w:ilvl w:val="0"/>
          <w:numId w:val="28"/>
        </w:numPr>
      </w:pPr>
      <w:r>
        <w:t xml:space="preserve">Despliegue </w:t>
      </w:r>
      <w:proofErr w:type="gramStart"/>
      <w:r>
        <w:t xml:space="preserve">del  </w:t>
      </w:r>
      <w:proofErr w:type="spellStart"/>
      <w:r>
        <w:t>dashboard</w:t>
      </w:r>
      <w:proofErr w:type="spellEnd"/>
      <w:proofErr w:type="gramEnd"/>
      <w:r>
        <w:t xml:space="preserve"> de </w:t>
      </w:r>
      <w:proofErr w:type="spellStart"/>
      <w:r>
        <w:t>kubernetes</w:t>
      </w:r>
      <w:proofErr w:type="spellEnd"/>
      <w:r>
        <w:t xml:space="preserve"> </w:t>
      </w:r>
      <w:sdt>
        <w:sdtPr>
          <w:id w:val="-768928088"/>
          <w:citation/>
        </w:sdtPr>
        <w:sdtContent>
          <w:r>
            <w:fldChar w:fldCharType="begin"/>
          </w:r>
          <w:r>
            <w:instrText xml:space="preserve"> CITATION htt \l 3082 </w:instrText>
          </w:r>
          <w:r>
            <w:fldChar w:fldCharType="separate"/>
          </w:r>
          <w:r w:rsidR="00765D72" w:rsidRPr="00765D72">
            <w:rPr>
              <w:noProof/>
            </w:rPr>
            <w:t>[41]</w:t>
          </w:r>
          <w:r>
            <w:fldChar w:fldCharType="end"/>
          </w:r>
        </w:sdtContent>
      </w:sdt>
      <w:r>
        <w:t xml:space="preserve"> </w:t>
      </w:r>
    </w:p>
    <w:p w14:paraId="3B8809B3" w14:textId="6F22E85D" w:rsidR="0066048F" w:rsidRDefault="0066048F" w:rsidP="0066048F">
      <w:pPr>
        <w:numPr>
          <w:ilvl w:val="1"/>
          <w:numId w:val="28"/>
        </w:numPr>
      </w:pPr>
      <w:r>
        <w:t xml:space="preserve">Se establece la URL base del repositorio de </w:t>
      </w:r>
      <w:proofErr w:type="spellStart"/>
      <w:r>
        <w:t>Kubernetes</w:t>
      </w:r>
      <w:proofErr w:type="spellEnd"/>
      <w:r>
        <w:t xml:space="preserve"> </w:t>
      </w:r>
      <w:proofErr w:type="spellStart"/>
      <w:r>
        <w:t>Dashboard</w:t>
      </w:r>
      <w:proofErr w:type="spellEnd"/>
      <w:r>
        <w:t xml:space="preserve"> en GitHub.</w:t>
      </w:r>
    </w:p>
    <w:p w14:paraId="6CE8E02E" w14:textId="79B4BA30" w:rsidR="0066048F" w:rsidRDefault="0066048F" w:rsidP="0066048F">
      <w:pPr>
        <w:numPr>
          <w:ilvl w:val="1"/>
          <w:numId w:val="28"/>
        </w:numPr>
      </w:pPr>
      <w:r>
        <w:t xml:space="preserve">Se obtiene la última versión de </w:t>
      </w:r>
      <w:proofErr w:type="spellStart"/>
      <w:r>
        <w:t>Kubernetes</w:t>
      </w:r>
      <w:proofErr w:type="spellEnd"/>
      <w:r>
        <w:t xml:space="preserve"> </w:t>
      </w:r>
      <w:proofErr w:type="spellStart"/>
      <w:r>
        <w:t>Dashboard</w:t>
      </w:r>
      <w:proofErr w:type="spellEnd"/>
      <w:r>
        <w:t xml:space="preserve"> utilizando la URL anterior.</w:t>
      </w:r>
    </w:p>
    <w:p w14:paraId="3CED41D7" w14:textId="2055EFBD" w:rsidR="0066048F" w:rsidRDefault="0066048F" w:rsidP="0066048F">
      <w:pPr>
        <w:numPr>
          <w:ilvl w:val="1"/>
          <w:numId w:val="28"/>
        </w:numPr>
      </w:pPr>
      <w:r>
        <w:t xml:space="preserve">Se crean los recursos necesarios para implementar </w:t>
      </w:r>
      <w:proofErr w:type="spellStart"/>
      <w:r>
        <w:t>Kubernetes</w:t>
      </w:r>
      <w:proofErr w:type="spellEnd"/>
      <w:r>
        <w:t xml:space="preserve"> </w:t>
      </w:r>
      <w:proofErr w:type="spellStart"/>
      <w:r>
        <w:t>Dashboard</w:t>
      </w:r>
      <w:proofErr w:type="spellEnd"/>
      <w:r>
        <w:t xml:space="preserve"> utilizando el archivo YAML recomendado para la versión obtenida anteriormente.</w:t>
      </w:r>
    </w:p>
    <w:p w14:paraId="7503BC21" w14:textId="2340B480" w:rsidR="0066048F" w:rsidRDefault="0066048F" w:rsidP="0066048F">
      <w:pPr>
        <w:numPr>
          <w:ilvl w:val="1"/>
          <w:numId w:val="28"/>
        </w:numPr>
      </w:pPr>
      <w:r>
        <w:t xml:space="preserve">Se crean los usuarios y roles necesarios para el acceso de administrador en </w:t>
      </w:r>
      <w:proofErr w:type="spellStart"/>
      <w:r>
        <w:t>Kubernetes</w:t>
      </w:r>
      <w:proofErr w:type="spellEnd"/>
      <w:r>
        <w:t xml:space="preserve"> </w:t>
      </w:r>
      <w:proofErr w:type="spellStart"/>
      <w:r>
        <w:t>Dashboard</w:t>
      </w:r>
      <w:proofErr w:type="spellEnd"/>
      <w:r>
        <w:t>, utilizando los archivos YAML disponibles en la carpeta compartida.</w:t>
      </w:r>
    </w:p>
    <w:p w14:paraId="609F2E62" w14:textId="743044FD" w:rsidR="0066048F" w:rsidRDefault="0066048F" w:rsidP="0066048F">
      <w:pPr>
        <w:numPr>
          <w:ilvl w:val="1"/>
          <w:numId w:val="28"/>
        </w:numPr>
      </w:pPr>
      <w:r>
        <w:t>Se c</w:t>
      </w:r>
      <w:r w:rsidRPr="0066048F">
        <w:t xml:space="preserve">rea un token de acceso para el usuario administrador de </w:t>
      </w:r>
      <w:proofErr w:type="spellStart"/>
      <w:r w:rsidRPr="0066048F">
        <w:t>Kubernetes</w:t>
      </w:r>
      <w:proofErr w:type="spellEnd"/>
      <w:r w:rsidRPr="0066048F">
        <w:t xml:space="preserve"> </w:t>
      </w:r>
      <w:proofErr w:type="spellStart"/>
      <w:r w:rsidRPr="0066048F">
        <w:t>Dashboard</w:t>
      </w:r>
      <w:proofErr w:type="spellEnd"/>
      <w:r w:rsidRPr="0066048F">
        <w:t xml:space="preserve"> y </w:t>
      </w:r>
      <w:r>
        <w:t>se</w:t>
      </w:r>
      <w:r w:rsidRPr="0066048F">
        <w:t xml:space="preserve"> guarda en el archivo "</w:t>
      </w:r>
      <w:proofErr w:type="spellStart"/>
      <w:r w:rsidRPr="0066048F">
        <w:t>admin-user_token</w:t>
      </w:r>
      <w:proofErr w:type="spellEnd"/>
      <w:r w:rsidRPr="0066048F">
        <w:t>" en la carpeta compartida.</w:t>
      </w:r>
    </w:p>
    <w:p w14:paraId="2165E74E" w14:textId="2D5FAA4F" w:rsidR="0066048F" w:rsidRDefault="0066048F" w:rsidP="0066048F">
      <w:pPr>
        <w:numPr>
          <w:ilvl w:val="1"/>
          <w:numId w:val="28"/>
        </w:numPr>
      </w:pPr>
      <w:r>
        <w:t>Se m</w:t>
      </w:r>
      <w:r w:rsidRPr="0066048F">
        <w:t xml:space="preserve">odifica el tipo de servicio de </w:t>
      </w:r>
      <w:proofErr w:type="spellStart"/>
      <w:r w:rsidRPr="0066048F">
        <w:t>Kubernetes</w:t>
      </w:r>
      <w:proofErr w:type="spellEnd"/>
      <w:r w:rsidRPr="0066048F">
        <w:t xml:space="preserve"> </w:t>
      </w:r>
      <w:proofErr w:type="spellStart"/>
      <w:r w:rsidRPr="0066048F">
        <w:t>Dashboard</w:t>
      </w:r>
      <w:proofErr w:type="spellEnd"/>
      <w:r w:rsidRPr="0066048F">
        <w:t xml:space="preserve"> de "</w:t>
      </w:r>
      <w:proofErr w:type="spellStart"/>
      <w:r w:rsidRPr="0066048F">
        <w:t>ClusterIP</w:t>
      </w:r>
      <w:proofErr w:type="spellEnd"/>
      <w:r w:rsidRPr="0066048F">
        <w:t>" a "</w:t>
      </w:r>
      <w:proofErr w:type="spellStart"/>
      <w:r w:rsidRPr="0066048F">
        <w:t>LoadBalancer</w:t>
      </w:r>
      <w:proofErr w:type="spellEnd"/>
      <w:r w:rsidRPr="0066048F">
        <w:t>", lo que permite acceder al panel de control desde fuera del clúster.</w:t>
      </w:r>
    </w:p>
    <w:p w14:paraId="318204B5" w14:textId="5200EE91" w:rsidR="0066048F" w:rsidRPr="00F36B8D" w:rsidRDefault="0066048F" w:rsidP="0066048F">
      <w:pPr>
        <w:numPr>
          <w:ilvl w:val="1"/>
          <w:numId w:val="28"/>
        </w:numPr>
      </w:pPr>
      <w:r>
        <w:t xml:space="preserve">Se obtiene el puerto en el que se ha expuesto el load </w:t>
      </w:r>
      <w:proofErr w:type="spellStart"/>
      <w:r>
        <w:t>balancer</w:t>
      </w:r>
      <w:proofErr w:type="spellEnd"/>
      <w:r>
        <w:t xml:space="preserve"> para indicárselo mediante un archivo de configuración al usuario y que pueda acceder al </w:t>
      </w:r>
      <w:proofErr w:type="spellStart"/>
      <w:r>
        <w:t>dashboard</w:t>
      </w:r>
      <w:proofErr w:type="spellEnd"/>
      <w:r>
        <w:t>.</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B35870" w14:paraId="5D563D7A" w14:textId="77777777" w:rsidTr="007D785B">
        <w:tc>
          <w:tcPr>
            <w:tcW w:w="8494" w:type="dxa"/>
          </w:tcPr>
          <w:p w14:paraId="213B5D8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lastRenderedPageBreak/>
              <w:t>k3stoken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openssl</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rand -base64 12)</w:t>
            </w:r>
          </w:p>
          <w:p w14:paraId="7D8003A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b/>
                <w:bCs/>
                <w:color w:val="804000"/>
                <w:kern w:val="0"/>
                <w:sz w:val="20"/>
                <w:szCs w:val="20"/>
                <w:lang w:val="en-GB" w:eastAsia="es-ES"/>
                <w14:ligatures w14:val="none"/>
              </w:rPr>
              <w:t>&gt;/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k3stoken</w:t>
            </w:r>
          </w:p>
          <w:p w14:paraId="3318B79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curl</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sfL</w:t>
            </w:r>
            <w:proofErr w:type="spellEnd"/>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get.k3s.io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K3S_TOKEN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color w:val="000000"/>
                <w:kern w:val="0"/>
                <w:sz w:val="20"/>
                <w:szCs w:val="20"/>
                <w:lang w:val="en-GB" w:eastAsia="es-ES"/>
                <w14:ligatures w14:val="none"/>
              </w:rPr>
              <w:t xml:space="preserve"> K3S_KUBECONFIG_MODE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"644"</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sh</w:t>
            </w:r>
            <w:proofErr w:type="spellEnd"/>
            <w:r w:rsidRPr="0066048F">
              <w:rPr>
                <w:rFonts w:ascii="Courier New" w:eastAsia="Times New Roman" w:hAnsi="Courier New" w:cs="Courier New"/>
                <w:color w:val="000000"/>
                <w:kern w:val="0"/>
                <w:sz w:val="20"/>
                <w:szCs w:val="20"/>
                <w:lang w:val="en-GB" w:eastAsia="es-ES"/>
                <w14:ligatures w14:val="none"/>
              </w:rPr>
              <w:t xml:space="preserve"> -s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server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cluster-</w:t>
            </w:r>
            <w:proofErr w:type="spellStart"/>
            <w:r w:rsidRPr="0066048F">
              <w:rPr>
                <w:rFonts w:ascii="Courier New" w:eastAsia="Times New Roman" w:hAnsi="Courier New" w:cs="Courier New"/>
                <w:color w:val="000000"/>
                <w:kern w:val="0"/>
                <w:sz w:val="20"/>
                <w:szCs w:val="20"/>
                <w:lang w:val="en-GB" w:eastAsia="es-ES"/>
                <w14:ligatures w14:val="none"/>
              </w:rPr>
              <w:t>init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node-name master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with-node-id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tls-san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"192.168.22.30"</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node-</w:t>
            </w:r>
            <w:proofErr w:type="spellStart"/>
            <w:r w:rsidRPr="0066048F">
              <w:rPr>
                <w:rFonts w:ascii="Courier New" w:eastAsia="Times New Roman" w:hAnsi="Courier New" w:cs="Courier New"/>
                <w:color w:val="000000"/>
                <w:kern w:val="0"/>
                <w:sz w:val="20"/>
                <w:szCs w:val="20"/>
                <w:lang w:val="en-GB" w:eastAsia="es-ES"/>
                <w14:ligatures w14:val="none"/>
              </w:rPr>
              <w:t>ip</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192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22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30</w:t>
            </w:r>
          </w:p>
          <w:p w14:paraId="5648165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#Despliegue de </w:t>
            </w:r>
            <w:proofErr w:type="spellStart"/>
            <w:r w:rsidRPr="0066048F">
              <w:rPr>
                <w:rFonts w:ascii="Courier New" w:eastAsia="Times New Roman" w:hAnsi="Courier New" w:cs="Courier New"/>
                <w:color w:val="008000"/>
                <w:kern w:val="0"/>
                <w:sz w:val="20"/>
                <w:szCs w:val="20"/>
                <w:lang w:eastAsia="es-ES"/>
                <w14:ligatures w14:val="none"/>
              </w:rPr>
              <w:t>imagenes</w:t>
            </w:r>
            <w:proofErr w:type="spellEnd"/>
            <w:r w:rsidRPr="0066048F">
              <w:rPr>
                <w:rFonts w:ascii="Courier New" w:eastAsia="Times New Roman" w:hAnsi="Courier New" w:cs="Courier New"/>
                <w:color w:val="008000"/>
                <w:kern w:val="0"/>
                <w:sz w:val="20"/>
                <w:szCs w:val="20"/>
                <w:lang w:eastAsia="es-ES"/>
                <w14:ligatures w14:val="none"/>
              </w:rPr>
              <w:t xml:space="preserve"> de prueba del entorno, con 3 </w:t>
            </w:r>
            <w:proofErr w:type="spellStart"/>
            <w:r w:rsidRPr="0066048F">
              <w:rPr>
                <w:rFonts w:ascii="Courier New" w:eastAsia="Times New Roman" w:hAnsi="Courier New" w:cs="Courier New"/>
                <w:color w:val="008000"/>
                <w:kern w:val="0"/>
                <w:sz w:val="20"/>
                <w:szCs w:val="20"/>
                <w:lang w:eastAsia="es-ES"/>
                <w14:ligatures w14:val="none"/>
              </w:rPr>
              <w:t>replicas</w:t>
            </w:r>
            <w:proofErr w:type="spellEnd"/>
            <w:r w:rsidRPr="0066048F">
              <w:rPr>
                <w:rFonts w:ascii="Courier New" w:eastAsia="Times New Roman" w:hAnsi="Courier New" w:cs="Courier New"/>
                <w:color w:val="008000"/>
                <w:kern w:val="0"/>
                <w:sz w:val="20"/>
                <w:szCs w:val="20"/>
                <w:lang w:eastAsia="es-ES"/>
                <w14:ligatures w14:val="none"/>
              </w:rPr>
              <w:t>:</w:t>
            </w:r>
          </w:p>
          <w:p w14:paraId="268EC6F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deployment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image</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alfonsoiot</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roofErr w:type="spellStart"/>
            <w:r w:rsidRPr="0066048F">
              <w:rPr>
                <w:rFonts w:ascii="Courier New" w:eastAsia="Times New Roman" w:hAnsi="Courier New" w:cs="Courier New"/>
                <w:color w:val="000000"/>
                <w:kern w:val="0"/>
                <w:sz w:val="20"/>
                <w:szCs w:val="20"/>
                <w:lang w:val="en-GB" w:eastAsia="es-ES"/>
                <w14:ligatures w14:val="none"/>
              </w:rPr>
              <w:t>tfm</w:t>
            </w:r>
            <w:proofErr w:type="spellEnd"/>
            <w:r w:rsidRPr="0066048F">
              <w:rPr>
                <w:rFonts w:ascii="Courier New" w:eastAsia="Times New Roman" w:hAnsi="Courier New" w:cs="Courier New"/>
                <w:color w:val="000000"/>
                <w:kern w:val="0"/>
                <w:sz w:val="20"/>
                <w:szCs w:val="20"/>
                <w:lang w:val="en-GB" w:eastAsia="es-ES"/>
                <w14:ligatures w14:val="none"/>
              </w:rPr>
              <w:t xml:space="preserve"> devices</w:t>
            </w:r>
          </w:p>
          <w:p w14:paraId="4E7337F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scale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replicas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deployment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
          <w:p w14:paraId="3536B07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0E1D4FE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GITHUB_URL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github.com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releases</w:t>
            </w:r>
          </w:p>
          <w:p w14:paraId="158F160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$(curl -w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url_effective</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-I -L -s -S ${GITHUB_URL}/latest -o /dev/null |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sed</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-e 's</w:t>
            </w:r>
            <w:proofErr w:type="gramStart"/>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gram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
          <w:p w14:paraId="2D4BE9F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-f </w:t>
            </w:r>
            <w:proofErr w:type="gramStart"/>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raw.githubusercontent.com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8080"/>
                <w:kern w:val="0"/>
                <w:sz w:val="20"/>
                <w:szCs w:val="20"/>
                <w:shd w:val="clear" w:color="auto" w:fill="00FFFF"/>
                <w:lang w:val="en-GB" w:eastAsia="es-ES"/>
                <w14:ligatures w14:val="none"/>
              </w:rPr>
              <w:t>${</w:t>
            </w:r>
            <w:proofErr w:type="gramEnd"/>
            <w:r w:rsidRPr="0066048F">
              <w:rPr>
                <w:rFonts w:ascii="Courier New" w:eastAsia="Times New Roman" w:hAnsi="Courier New" w:cs="Courier New"/>
                <w:color w:val="008080"/>
                <w:kern w:val="0"/>
                <w:sz w:val="20"/>
                <w:szCs w:val="20"/>
                <w:shd w:val="clear" w:color="auto" w:fill="00FFFF"/>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aio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deploy</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recommended.yaml</w:t>
            </w:r>
          </w:p>
          <w:p w14:paraId="545BC57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-f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dashboard.admin-user.yml</w:t>
            </w:r>
            <w:proofErr w:type="spellEnd"/>
            <w:r w:rsidRPr="0066048F">
              <w:rPr>
                <w:rFonts w:ascii="Courier New" w:eastAsia="Times New Roman" w:hAnsi="Courier New" w:cs="Courier New"/>
                <w:color w:val="000000"/>
                <w:kern w:val="0"/>
                <w:sz w:val="20"/>
                <w:szCs w:val="20"/>
                <w:lang w:val="en-GB" w:eastAsia="es-ES"/>
                <w14:ligatures w14:val="none"/>
              </w:rPr>
              <w:t xml:space="preserve"> -f </w:t>
            </w:r>
            <w:proofErr w:type="gramStart"/>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dashboard.admin</w:t>
            </w:r>
            <w:proofErr w:type="spellEnd"/>
            <w:r w:rsidRPr="0066048F">
              <w:rPr>
                <w:rFonts w:ascii="Courier New" w:eastAsia="Times New Roman" w:hAnsi="Courier New" w:cs="Courier New"/>
                <w:color w:val="000000"/>
                <w:kern w:val="0"/>
                <w:sz w:val="20"/>
                <w:szCs w:val="20"/>
                <w:lang w:val="en-GB" w:eastAsia="es-ES"/>
                <w14:ligatures w14:val="none"/>
              </w:rPr>
              <w:t>-user-</w:t>
            </w:r>
            <w:proofErr w:type="spellStart"/>
            <w:r w:rsidRPr="0066048F">
              <w:rPr>
                <w:rFonts w:ascii="Courier New" w:eastAsia="Times New Roman" w:hAnsi="Courier New" w:cs="Courier New"/>
                <w:color w:val="000000"/>
                <w:kern w:val="0"/>
                <w:sz w:val="20"/>
                <w:szCs w:val="20"/>
                <w:lang w:val="en-GB" w:eastAsia="es-ES"/>
                <w14:ligatures w14:val="none"/>
              </w:rPr>
              <w:t>role.yml</w:t>
            </w:r>
            <w:proofErr w:type="spellEnd"/>
            <w:proofErr w:type="gramEnd"/>
          </w:p>
          <w:p w14:paraId="5FB3D9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1A13BD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-n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create token admin-user </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admin-</w:t>
            </w:r>
            <w:proofErr w:type="spellStart"/>
            <w:r w:rsidRPr="0066048F">
              <w:rPr>
                <w:rFonts w:ascii="Courier New" w:eastAsia="Times New Roman" w:hAnsi="Courier New" w:cs="Courier New"/>
                <w:color w:val="000000"/>
                <w:kern w:val="0"/>
                <w:sz w:val="20"/>
                <w:szCs w:val="20"/>
                <w:lang w:val="en-GB" w:eastAsia="es-ES"/>
                <w14:ligatures w14:val="none"/>
              </w:rPr>
              <w:t>user_</w:t>
            </w:r>
            <w:proofErr w:type="gramStart"/>
            <w:r w:rsidRPr="0066048F">
              <w:rPr>
                <w:rFonts w:ascii="Courier New" w:eastAsia="Times New Roman" w:hAnsi="Courier New" w:cs="Courier New"/>
                <w:color w:val="000000"/>
                <w:kern w:val="0"/>
                <w:sz w:val="20"/>
                <w:szCs w:val="20"/>
                <w:lang w:val="en-GB" w:eastAsia="es-ES"/>
                <w14:ligatures w14:val="none"/>
              </w:rPr>
              <w:t>token</w:t>
            </w:r>
            <w:proofErr w:type="spellEnd"/>
            <w:proofErr w:type="gramEnd"/>
          </w:p>
          <w:p w14:paraId="71829D8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E1EA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patch svc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-n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type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json</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op":"replace","path</w:t>
            </w:r>
            <w:proofErr w:type="spellEnd"/>
            <w:r w:rsidRPr="0066048F">
              <w:rPr>
                <w:rFonts w:ascii="Courier New" w:eastAsia="Times New Roman" w:hAnsi="Courier New" w:cs="Courier New"/>
                <w:color w:val="808080"/>
                <w:kern w:val="0"/>
                <w:sz w:val="20"/>
                <w:szCs w:val="20"/>
                <w:lang w:val="en-GB" w:eastAsia="es-ES"/>
                <w14:ligatures w14:val="none"/>
              </w:rPr>
              <w:t>":"/spec/type","value":"</w:t>
            </w:r>
            <w:proofErr w:type="spellStart"/>
            <w:r w:rsidRPr="0066048F">
              <w:rPr>
                <w:rFonts w:ascii="Courier New" w:eastAsia="Times New Roman" w:hAnsi="Courier New" w:cs="Courier New"/>
                <w:color w:val="808080"/>
                <w:kern w:val="0"/>
                <w:sz w:val="20"/>
                <w:szCs w:val="20"/>
                <w:lang w:val="en-GB" w:eastAsia="es-ES"/>
                <w14:ligatures w14:val="none"/>
              </w:rPr>
              <w:t>LoadBalancer</w:t>
            </w:r>
            <w:proofErr w:type="spellEnd"/>
            <w:r w:rsidRPr="0066048F">
              <w:rPr>
                <w:rFonts w:ascii="Courier New" w:eastAsia="Times New Roman" w:hAnsi="Courier New" w:cs="Courier New"/>
                <w:color w:val="808080"/>
                <w:kern w:val="0"/>
                <w:sz w:val="20"/>
                <w:szCs w:val="20"/>
                <w:lang w:val="en-GB" w:eastAsia="es-ES"/>
                <w14:ligatures w14:val="none"/>
              </w:rPr>
              <w:t>"}]'</w:t>
            </w:r>
          </w:p>
          <w:p w14:paraId="07EA71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4815B26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PORT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kubectl</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get svc -n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kubernetes</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-dashboard -o go-template='{{</w:t>
            </w:r>
            <w:proofErr w:type="gramStart"/>
            <w:r w:rsidRPr="0066048F">
              <w:rPr>
                <w:rFonts w:ascii="Courier New" w:eastAsia="Times New Roman" w:hAnsi="Courier New" w:cs="Courier New"/>
                <w:b/>
                <w:bCs/>
                <w:color w:val="804040"/>
                <w:kern w:val="0"/>
                <w:sz w:val="20"/>
                <w:szCs w:val="20"/>
                <w:shd w:val="clear" w:color="auto" w:fill="E1FFF3"/>
                <w:lang w:val="en-GB" w:eastAsia="es-ES"/>
                <w14:ligatures w14:val="none"/>
              </w:rPr>
              <w:t>range .items</w:t>
            </w:r>
            <w:proofErr w:type="gram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range.spec.ports</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}}{{if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nodePort</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nodePort</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}}{{"\n"}}{{end}}{{end}}{{end}}')</w:t>
            </w:r>
          </w:p>
          <w:p w14:paraId="036B25B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t>
            </w:r>
            <w:proofErr w:type="gramStart"/>
            <w:r w:rsidRPr="0066048F">
              <w:rPr>
                <w:rFonts w:ascii="Courier New" w:eastAsia="Times New Roman" w:hAnsi="Courier New" w:cs="Courier New"/>
                <w:color w:val="808080"/>
                <w:kern w:val="0"/>
                <w:sz w:val="20"/>
                <w:szCs w:val="20"/>
                <w:lang w:val="en-GB" w:eastAsia="es-ES"/>
                <w14:ligatures w14:val="none"/>
              </w:rPr>
              <w:t>https://192.168.22.30:${</w:t>
            </w:r>
            <w:proofErr w:type="gramEnd"/>
            <w:r w:rsidRPr="0066048F">
              <w:rPr>
                <w:rFonts w:ascii="Courier New" w:eastAsia="Times New Roman" w:hAnsi="Courier New" w:cs="Courier New"/>
                <w:color w:val="808080"/>
                <w:kern w:val="0"/>
                <w:sz w:val="20"/>
                <w:szCs w:val="20"/>
                <w:lang w:val="en-GB" w:eastAsia="es-ES"/>
                <w14:ligatures w14:val="none"/>
              </w:rPr>
              <w:t>PORT}/#/login"</w:t>
            </w:r>
          </w:p>
          <w:p w14:paraId="4092ABB5" w14:textId="77777777" w:rsidR="0066048F" w:rsidRPr="0066048F" w:rsidRDefault="0066048F" w:rsidP="0066048F">
            <w:pPr>
              <w:shd w:val="clear" w:color="auto" w:fill="FFFFFF"/>
              <w:jc w:val="left"/>
              <w:rPr>
                <w:rFonts w:ascii="Times New Roman" w:eastAsia="Times New Roman" w:hAnsi="Times New Roman" w:cs="Times New Roman"/>
                <w:kern w:val="0"/>
                <w:szCs w:val="24"/>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&gt;/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dashboardURL</w:t>
            </w:r>
            <w:proofErr w:type="spellEnd"/>
          </w:p>
          <w:p w14:paraId="6D4A7ACF" w14:textId="1350E3AF" w:rsidR="007D785B" w:rsidRPr="0066048F"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B35870"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proofErr w:type="spellStart"/>
      <w:r w:rsidRPr="00DF05F7">
        <w:rPr>
          <w:b/>
          <w:bCs/>
        </w:rPr>
        <w:t>json</w:t>
      </w:r>
      <w:proofErr w:type="spellEnd"/>
      <w:r w:rsidRPr="00DF05F7">
        <w:t xml:space="preserve">, </w:t>
      </w:r>
      <w:proofErr w:type="spellStart"/>
      <w:r w:rsidRPr="00DF05F7">
        <w:rPr>
          <w:b/>
          <w:bCs/>
        </w:rPr>
        <w:t>random</w:t>
      </w:r>
      <w:proofErr w:type="spellEnd"/>
      <w:r w:rsidRPr="00DF05F7">
        <w:t xml:space="preserve">, </w:t>
      </w:r>
      <w:r w:rsidRPr="00DF05F7">
        <w:rPr>
          <w:b/>
          <w:bCs/>
        </w:rPr>
        <w:t>time</w:t>
      </w:r>
      <w:r w:rsidRPr="00DF05F7">
        <w:t xml:space="preserve">, </w:t>
      </w:r>
      <w:proofErr w:type="spellStart"/>
      <w:proofErr w:type="gramStart"/>
      <w:r w:rsidRPr="00DF05F7">
        <w:rPr>
          <w:b/>
          <w:bCs/>
        </w:rPr>
        <w:t>paho.mqtt</w:t>
      </w:r>
      <w:proofErr w:type="gramEnd"/>
      <w:r w:rsidRPr="00DF05F7">
        <w:rPr>
          <w:b/>
          <w:bCs/>
        </w:rPr>
        <w:t>.client</w:t>
      </w:r>
      <w:proofErr w:type="spellEnd"/>
      <w:r w:rsidRPr="00DF05F7">
        <w:t xml:space="preserve"> y </w:t>
      </w:r>
      <w:proofErr w:type="spellStart"/>
      <w:r w:rsidRPr="00DF05F7">
        <w:rPr>
          <w:b/>
          <w:bCs/>
        </w:rPr>
        <w:t>uuid</w:t>
      </w:r>
      <w:proofErr w:type="spellEnd"/>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w:t>
      </w:r>
      <w:proofErr w:type="spellStart"/>
      <w:r w:rsidRPr="00DF05F7">
        <w:t>broker</w:t>
      </w:r>
      <w:proofErr w:type="spellEnd"/>
      <w:r w:rsidRPr="00DF05F7">
        <w:t xml:space="preserve">, el puerto y el </w:t>
      </w:r>
      <w:proofErr w:type="spellStart"/>
      <w:r w:rsidRPr="00DF05F7">
        <w:t>topic</w:t>
      </w:r>
      <w:proofErr w:type="spellEnd"/>
      <w:r w:rsidRPr="00DF05F7">
        <w:t xml:space="preserve"> al que se enviarán los mensajes. El </w:t>
      </w:r>
      <w:proofErr w:type="spellStart"/>
      <w:r w:rsidRPr="00DF05F7">
        <w:t>topic</w:t>
      </w:r>
      <w:proofErr w:type="spellEnd"/>
      <w:r w:rsidRPr="00DF05F7">
        <w:t xml:space="preserve"> se genera concatenando "dispositivos/" con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lastRenderedPageBreak/>
        <w:t>Defin</w:t>
      </w:r>
      <w:r w:rsidR="007546CB">
        <w:t xml:space="preserve">imos la </w:t>
      </w:r>
      <w:r w:rsidRPr="00DF05F7">
        <w:t xml:space="preserve">función de </w:t>
      </w:r>
      <w:proofErr w:type="spellStart"/>
      <w:r w:rsidRPr="00DF05F7">
        <w:t>callback</w:t>
      </w:r>
      <w:proofErr w:type="spellEnd"/>
      <w:r w:rsidRPr="00DF05F7">
        <w:t xml:space="preserve"> </w:t>
      </w:r>
      <w:proofErr w:type="spellStart"/>
      <w:r w:rsidRPr="00DF05F7">
        <w:rPr>
          <w:b/>
          <w:bCs/>
        </w:rPr>
        <w:t>on_connect</w:t>
      </w:r>
      <w:proofErr w:type="spellEnd"/>
      <w:r w:rsidRPr="00DF05F7">
        <w:t xml:space="preserve"> que se ejecuta cuando el cliente se conecta al </w:t>
      </w:r>
      <w:proofErr w:type="spellStart"/>
      <w:r w:rsidRPr="00DF05F7">
        <w:t>broker</w:t>
      </w:r>
      <w:proofErr w:type="spellEnd"/>
      <w:r w:rsidRPr="00DF05F7">
        <w:t xml:space="preserve"> MQTT. En este caso, simplemente muestra un mensaje de que se ha conectado al </w:t>
      </w:r>
      <w:proofErr w:type="spellStart"/>
      <w:r w:rsidRPr="00DF05F7">
        <w:t>broker</w:t>
      </w:r>
      <w:proofErr w:type="spellEnd"/>
      <w:r w:rsidRPr="00DF05F7">
        <w:t xml:space="preserve"> y se suscribe al </w:t>
      </w:r>
      <w:proofErr w:type="spellStart"/>
      <w:r w:rsidRPr="00DF05F7">
        <w:t>topic</w:t>
      </w:r>
      <w:proofErr w:type="spellEnd"/>
      <w:r w:rsidRPr="00DF05F7">
        <w:t>.</w:t>
      </w:r>
    </w:p>
    <w:p w14:paraId="4D62C173" w14:textId="77777777" w:rsidR="00DF05F7" w:rsidRPr="00DF05F7" w:rsidRDefault="00DF05F7" w:rsidP="00DF05F7">
      <w:pPr>
        <w:numPr>
          <w:ilvl w:val="0"/>
          <w:numId w:val="29"/>
        </w:numPr>
      </w:pPr>
      <w:r w:rsidRPr="00DF05F7">
        <w:t xml:space="preserve">Define una función de </w:t>
      </w:r>
      <w:proofErr w:type="spellStart"/>
      <w:r w:rsidRPr="00DF05F7">
        <w:t>callback</w:t>
      </w:r>
      <w:proofErr w:type="spellEnd"/>
      <w:r w:rsidRPr="00DF05F7">
        <w:t xml:space="preserve"> </w:t>
      </w:r>
      <w:proofErr w:type="spellStart"/>
      <w:r w:rsidRPr="00DF05F7">
        <w:rPr>
          <w:b/>
          <w:bCs/>
        </w:rPr>
        <w:t>on_publish</w:t>
      </w:r>
      <w:proofErr w:type="spellEnd"/>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 xml:space="preserve">Configura los </w:t>
      </w:r>
      <w:proofErr w:type="spellStart"/>
      <w:r w:rsidRPr="00DF05F7">
        <w:t>callbacks</w:t>
      </w:r>
      <w:proofErr w:type="spellEnd"/>
      <w:r w:rsidRPr="00DF05F7">
        <w:t xml:space="preserve">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078F93A2" w14:textId="77777777" w:rsidR="0066048F" w:rsidRDefault="0066048F" w:rsidP="0066048F">
      <w:pPr>
        <w:pStyle w:val="Prrafodelista"/>
        <w:numPr>
          <w:ilvl w:val="0"/>
          <w:numId w:val="29"/>
        </w:numPr>
      </w:pPr>
      <w:r>
        <w:t>Bucle para leer y enviar datos desde un archivo CSV:</w:t>
      </w:r>
    </w:p>
    <w:p w14:paraId="50AE5D7F" w14:textId="77777777" w:rsidR="0066048F" w:rsidRDefault="0066048F" w:rsidP="0066048F">
      <w:pPr>
        <w:pStyle w:val="Prrafodelista"/>
        <w:numPr>
          <w:ilvl w:val="1"/>
          <w:numId w:val="29"/>
        </w:numPr>
      </w:pPr>
      <w:r>
        <w:t>Abre el archivo CSV llamado "weather_madrid_LEMD_1997_2015.csv" en modo de lectura.</w:t>
      </w:r>
    </w:p>
    <w:p w14:paraId="3CEF77A6" w14:textId="77777777" w:rsidR="0066048F" w:rsidRDefault="0066048F" w:rsidP="0066048F">
      <w:pPr>
        <w:pStyle w:val="Prrafodelista"/>
        <w:numPr>
          <w:ilvl w:val="1"/>
          <w:numId w:val="29"/>
        </w:numPr>
      </w:pPr>
      <w:r>
        <w:t>Recorre cada fila del archivo utilizando un objeto lector de CSV.</w:t>
      </w:r>
    </w:p>
    <w:p w14:paraId="2347867C" w14:textId="77777777" w:rsidR="0066048F" w:rsidRDefault="0066048F" w:rsidP="0066048F">
      <w:pPr>
        <w:pStyle w:val="Prrafodelista"/>
        <w:numPr>
          <w:ilvl w:val="1"/>
          <w:numId w:val="29"/>
        </w:numPr>
      </w:pPr>
      <w:r>
        <w:t>Modifica aleatoriamente algunos valores de temperatura, humedad y viento.</w:t>
      </w:r>
    </w:p>
    <w:p w14:paraId="56AFD690" w14:textId="77777777" w:rsidR="0066048F" w:rsidRDefault="0066048F" w:rsidP="0066048F">
      <w:pPr>
        <w:pStyle w:val="Prrafodelista"/>
        <w:numPr>
          <w:ilvl w:val="1"/>
          <w:numId w:val="29"/>
        </w:numPr>
      </w:pPr>
      <w:r>
        <w:t>Crea un mensaje en formato JSON con los datos modificados y otros valores estáticos como el ID del dispositivo y la marca de tiempo.</w:t>
      </w:r>
    </w:p>
    <w:p w14:paraId="7C7E1F7E" w14:textId="77777777" w:rsidR="0066048F" w:rsidRDefault="0066048F" w:rsidP="0066048F">
      <w:pPr>
        <w:pStyle w:val="Prrafodelista"/>
        <w:numPr>
          <w:ilvl w:val="1"/>
          <w:numId w:val="29"/>
        </w:numPr>
      </w:pPr>
      <w:r>
        <w:t xml:space="preserve">Conecta al </w:t>
      </w:r>
      <w:proofErr w:type="spellStart"/>
      <w:r>
        <w:t>broker</w:t>
      </w:r>
      <w:proofErr w:type="spellEnd"/>
      <w:r>
        <w:t xml:space="preserve"> MQTT especificado.</w:t>
      </w:r>
    </w:p>
    <w:p w14:paraId="554F9389" w14:textId="77777777" w:rsidR="0066048F" w:rsidRDefault="0066048F" w:rsidP="0066048F">
      <w:pPr>
        <w:pStyle w:val="Prrafodelista"/>
        <w:numPr>
          <w:ilvl w:val="1"/>
          <w:numId w:val="29"/>
        </w:numPr>
      </w:pPr>
      <w:r>
        <w:t>Publica el mensaje JSON en el tema MQTT.</w:t>
      </w:r>
    </w:p>
    <w:p w14:paraId="05C8F351" w14:textId="77777777" w:rsidR="0066048F" w:rsidRDefault="0066048F" w:rsidP="0066048F">
      <w:pPr>
        <w:pStyle w:val="Prrafodelista"/>
        <w:numPr>
          <w:ilvl w:val="1"/>
          <w:numId w:val="29"/>
        </w:numPr>
      </w:pPr>
      <w:r>
        <w:t xml:space="preserve">Imprime el mensaje JSON y el </w:t>
      </w:r>
      <w:proofErr w:type="spellStart"/>
      <w:r>
        <w:t>topic</w:t>
      </w:r>
      <w:proofErr w:type="spellEnd"/>
      <w:r>
        <w:t xml:space="preserve"> en la consola.</w:t>
      </w:r>
    </w:p>
    <w:p w14:paraId="5107A214" w14:textId="140B4494" w:rsidR="0066048F" w:rsidRDefault="0066048F" w:rsidP="0066048F">
      <w:pPr>
        <w:pStyle w:val="Prrafodelista"/>
        <w:numPr>
          <w:ilvl w:val="1"/>
          <w:numId w:val="29"/>
        </w:numPr>
      </w:pPr>
      <w:r>
        <w:t xml:space="preserve">Se espera 10 segundos antes de enviar el siguiente mensaje para evitar sobrecargar el </w:t>
      </w:r>
      <w:proofErr w:type="spellStart"/>
      <w:r>
        <w:t>broker</w:t>
      </w:r>
      <w:proofErr w:type="spellEnd"/>
      <w:r>
        <w:t>.</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C7304F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json</w:t>
            </w:r>
            <w:proofErr w:type="spellEnd"/>
            <w:proofErr w:type="gramEnd"/>
          </w:p>
          <w:p w14:paraId="0392D4B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color w:val="000000"/>
                <w:kern w:val="0"/>
                <w:sz w:val="20"/>
                <w:szCs w:val="20"/>
                <w:lang w:val="en-GB" w:eastAsia="es-ES"/>
                <w14:ligatures w14:val="none"/>
              </w:rPr>
              <w:t>random</w:t>
            </w:r>
            <w:proofErr w:type="gramEnd"/>
          </w:p>
          <w:p w14:paraId="32F67D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color w:val="000000"/>
                <w:kern w:val="0"/>
                <w:sz w:val="20"/>
                <w:szCs w:val="20"/>
                <w:lang w:val="en-GB" w:eastAsia="es-ES"/>
                <w14:ligatures w14:val="none"/>
              </w:rPr>
              <w:t>time</w:t>
            </w:r>
            <w:proofErr w:type="gramEnd"/>
          </w:p>
          <w:p w14:paraId="35353F2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paho</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mqtt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client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mqtt</w:t>
            </w:r>
            <w:proofErr w:type="spellEnd"/>
          </w:p>
          <w:p w14:paraId="56C5264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uuid</w:t>
            </w:r>
            <w:proofErr w:type="spellEnd"/>
            <w:proofErr w:type="gramEnd"/>
          </w:p>
          <w:p w14:paraId="645AE4A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from</w:t>
            </w:r>
            <w:r w:rsidRPr="0066048F">
              <w:rPr>
                <w:rFonts w:ascii="Courier New" w:eastAsia="Times New Roman" w:hAnsi="Courier New" w:cs="Courier New"/>
                <w:color w:val="000000"/>
                <w:kern w:val="0"/>
                <w:sz w:val="20"/>
                <w:szCs w:val="20"/>
                <w:lang w:val="en-GB" w:eastAsia="es-ES"/>
                <w14:ligatures w14:val="none"/>
              </w:rPr>
              <w:t xml:space="preserve"> datetime </w:t>
            </w: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datetime</w:t>
            </w:r>
          </w:p>
          <w:p w14:paraId="0E020F7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b/>
                <w:bCs/>
                <w:color w:val="0000FF"/>
                <w:kern w:val="0"/>
                <w:sz w:val="20"/>
                <w:szCs w:val="20"/>
                <w:lang w:eastAsia="es-ES"/>
                <w14:ligatures w14:val="none"/>
              </w:rPr>
              <w:t>import</w:t>
            </w:r>
            <w:proofErr w:type="spellEnd"/>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eastAsia="es-ES"/>
                <w14:ligatures w14:val="none"/>
              </w:rPr>
              <w:t>csv</w:t>
            </w:r>
            <w:proofErr w:type="spellEnd"/>
          </w:p>
          <w:p w14:paraId="00172DC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44503D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#Generamos un id único, basado en </w:t>
            </w:r>
            <w:proofErr w:type="spellStart"/>
            <w:r w:rsidRPr="0066048F">
              <w:rPr>
                <w:rFonts w:ascii="Courier New" w:eastAsia="Times New Roman" w:hAnsi="Courier New" w:cs="Courier New"/>
                <w:color w:val="008000"/>
                <w:kern w:val="0"/>
                <w:sz w:val="20"/>
                <w:szCs w:val="20"/>
                <w:lang w:eastAsia="es-ES"/>
                <w14:ligatures w14:val="none"/>
              </w:rPr>
              <w:t>uuid</w:t>
            </w:r>
            <w:proofErr w:type="spellEnd"/>
          </w:p>
          <w:p w14:paraId="36B023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deviceId</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gramStart"/>
            <w:r w:rsidRPr="0066048F">
              <w:rPr>
                <w:rFonts w:ascii="Courier New" w:eastAsia="Times New Roman" w:hAnsi="Courier New" w:cs="Courier New"/>
                <w:color w:val="000000"/>
                <w:kern w:val="0"/>
                <w:sz w:val="20"/>
                <w:szCs w:val="20"/>
                <w:lang w:eastAsia="es-ES"/>
                <w14:ligatures w14:val="none"/>
              </w:rPr>
              <w:t>uuid</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uuid</w:t>
            </w:r>
            <w:proofErr w:type="gramEnd"/>
            <w:r w:rsidRPr="0066048F">
              <w:rPr>
                <w:rFonts w:ascii="Courier New" w:eastAsia="Times New Roman" w:hAnsi="Courier New" w:cs="Courier New"/>
                <w:color w:val="000000"/>
                <w:kern w:val="0"/>
                <w:sz w:val="20"/>
                <w:szCs w:val="20"/>
                <w:lang w:eastAsia="es-ES"/>
                <w14:ligatures w14:val="none"/>
              </w:rPr>
              <w:t>4</w:t>
            </w:r>
            <w:r w:rsidRPr="0066048F">
              <w:rPr>
                <w:rFonts w:ascii="Courier New" w:eastAsia="Times New Roman" w:hAnsi="Courier New" w:cs="Courier New"/>
                <w:b/>
                <w:bCs/>
                <w:color w:val="000080"/>
                <w:kern w:val="0"/>
                <w:sz w:val="20"/>
                <w:szCs w:val="20"/>
                <w:lang w:eastAsia="es-ES"/>
                <w14:ligatures w14:val="none"/>
              </w:rPr>
              <w:t>()</w:t>
            </w:r>
          </w:p>
          <w:p w14:paraId="1E4CAE9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Configuración del cliente MQTT</w:t>
            </w:r>
          </w:p>
          <w:p w14:paraId="7ED2A6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broker</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"192.168.22.20</w:t>
            </w:r>
            <w:proofErr w:type="gramStart"/>
            <w:r w:rsidRPr="0066048F">
              <w:rPr>
                <w:rFonts w:ascii="Courier New" w:eastAsia="Times New Roman" w:hAnsi="Courier New" w:cs="Courier New"/>
                <w:color w:val="808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Dirección del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7258DF4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port</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gramStart"/>
            <w:r w:rsidRPr="0066048F">
              <w:rPr>
                <w:rFonts w:ascii="Courier New" w:eastAsia="Times New Roman" w:hAnsi="Courier New" w:cs="Courier New"/>
                <w:color w:val="FF0000"/>
                <w:kern w:val="0"/>
                <w:sz w:val="20"/>
                <w:szCs w:val="20"/>
                <w:lang w:eastAsia="es-ES"/>
                <w14:ligatures w14:val="none"/>
              </w:rPr>
              <w:t>1883</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Puerto del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567A830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topic</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"dispositivos/"</w:t>
            </w:r>
            <w:r w:rsidRPr="0066048F">
              <w:rPr>
                <w:rFonts w:ascii="Courier New" w:eastAsia="Times New Roman" w:hAnsi="Courier New" w:cs="Courier New"/>
                <w:b/>
                <w:bCs/>
                <w:color w:val="000080"/>
                <w:kern w:val="0"/>
                <w:sz w:val="20"/>
                <w:szCs w:val="20"/>
                <w:lang w:eastAsia="es-ES"/>
                <w14:ligatures w14:val="none"/>
              </w:rPr>
              <w:t>+</w:t>
            </w:r>
            <w:proofErr w:type="spellStart"/>
            <w:r w:rsidRPr="0066048F">
              <w:rPr>
                <w:rFonts w:ascii="Courier New" w:eastAsia="Times New Roman" w:hAnsi="Courier New" w:cs="Courier New"/>
                <w:b/>
                <w:bCs/>
                <w:color w:val="880088"/>
                <w:kern w:val="0"/>
                <w:sz w:val="20"/>
                <w:szCs w:val="20"/>
                <w:lang w:eastAsia="es-ES"/>
                <w14:ligatures w14:val="none"/>
              </w:rPr>
              <w:t>str</w:t>
            </w:r>
            <w:proofErr w:type="spellEnd"/>
            <w:r w:rsidRPr="0066048F">
              <w:rPr>
                <w:rFonts w:ascii="Courier New" w:eastAsia="Times New Roman" w:hAnsi="Courier New" w:cs="Courier New"/>
                <w:b/>
                <w:bCs/>
                <w:color w:val="000080"/>
                <w:kern w:val="0"/>
                <w:sz w:val="20"/>
                <w:szCs w:val="20"/>
                <w:lang w:eastAsia="es-ES"/>
                <w14:ligatures w14:val="none"/>
              </w:rPr>
              <w:t>(</w:t>
            </w:r>
            <w:proofErr w:type="spellStart"/>
            <w:proofErr w:type="gramStart"/>
            <w:r w:rsidRPr="0066048F">
              <w:rPr>
                <w:rFonts w:ascii="Courier New" w:eastAsia="Times New Roman" w:hAnsi="Courier New" w:cs="Courier New"/>
                <w:color w:val="000000"/>
                <w:kern w:val="0"/>
                <w:sz w:val="20"/>
                <w:szCs w:val="20"/>
                <w:lang w:eastAsia="es-ES"/>
                <w14:ligatures w14:val="none"/>
              </w:rPr>
              <w:t>deviceId</w:t>
            </w:r>
            <w:proofErr w:type="spellEnd"/>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MQTT al que se enviará el mensaje, generamos una </w:t>
            </w:r>
            <w:proofErr w:type="spellStart"/>
            <w:r w:rsidRPr="0066048F">
              <w:rPr>
                <w:rFonts w:ascii="Courier New" w:eastAsia="Times New Roman" w:hAnsi="Courier New" w:cs="Courier New"/>
                <w:color w:val="008000"/>
                <w:kern w:val="0"/>
                <w:sz w:val="20"/>
                <w:szCs w:val="20"/>
                <w:lang w:eastAsia="es-ES"/>
                <w14:ligatures w14:val="none"/>
              </w:rPr>
              <w:t>jerarquia</w:t>
            </w:r>
            <w:proofErr w:type="spellEnd"/>
            <w:r w:rsidRPr="0066048F">
              <w:rPr>
                <w:rFonts w:ascii="Courier New" w:eastAsia="Times New Roman" w:hAnsi="Courier New" w:cs="Courier New"/>
                <w:color w:val="008000"/>
                <w:kern w:val="0"/>
                <w:sz w:val="20"/>
                <w:szCs w:val="20"/>
                <w:lang w:eastAsia="es-ES"/>
                <w14:ligatures w14:val="none"/>
              </w:rPr>
              <w:t xml:space="preserve"> para mejorar el tratamiento</w:t>
            </w:r>
          </w:p>
          <w:p w14:paraId="3501947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8A942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Callback</w:t>
            </w:r>
            <w:proofErr w:type="spellEnd"/>
            <w:r w:rsidRPr="0066048F">
              <w:rPr>
                <w:rFonts w:ascii="Courier New" w:eastAsia="Times New Roman" w:hAnsi="Courier New" w:cs="Courier New"/>
                <w:color w:val="008000"/>
                <w:kern w:val="0"/>
                <w:sz w:val="20"/>
                <w:szCs w:val="20"/>
                <w:lang w:eastAsia="es-ES"/>
                <w14:ligatures w14:val="none"/>
              </w:rPr>
              <w:t xml:space="preserve"> que se ejecuta al conectarse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3066BF2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def</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FF00FF"/>
                <w:kern w:val="0"/>
                <w:sz w:val="20"/>
                <w:szCs w:val="20"/>
                <w:lang w:val="en-GB" w:eastAsia="es-ES"/>
                <w14:ligatures w14:val="none"/>
              </w:rPr>
              <w:t>on_</w:t>
            </w:r>
            <w:proofErr w:type="gramStart"/>
            <w:r w:rsidRPr="0066048F">
              <w:rPr>
                <w:rFonts w:ascii="Courier New" w:eastAsia="Times New Roman" w:hAnsi="Courier New" w:cs="Courier New"/>
                <w:color w:val="FF00FF"/>
                <w:kern w:val="0"/>
                <w:sz w:val="20"/>
                <w:szCs w:val="20"/>
                <w:lang w:val="en-GB" w:eastAsia="es-ES"/>
                <w14:ligatures w14:val="none"/>
              </w:rPr>
              <w:t>connect</w:t>
            </w:r>
            <w:proofErr w:type="spellEnd"/>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userdata</w:t>
            </w:r>
            <w:proofErr w:type="spell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flags</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rc</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70BFBC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b/>
                <w:bCs/>
                <w:color w:val="880088"/>
                <w:kern w:val="0"/>
                <w:sz w:val="20"/>
                <w:szCs w:val="20"/>
                <w:lang w:eastAsia="es-ES"/>
                <w14:ligatures w14:val="none"/>
              </w:rPr>
              <w:t>print</w:t>
            </w:r>
            <w:proofErr w:type="spellEnd"/>
            <w:r w:rsidRPr="0066048F">
              <w:rPr>
                <w:rFonts w:ascii="Courier New" w:eastAsia="Times New Roman" w:hAnsi="Courier New" w:cs="Courier New"/>
                <w:b/>
                <w:bCs/>
                <w:color w:val="000080"/>
                <w:kern w:val="0"/>
                <w:sz w:val="20"/>
                <w:szCs w:val="20"/>
                <w:lang w:eastAsia="es-ES"/>
                <w14:ligatures w14:val="none"/>
              </w:rPr>
              <w:t>(</w:t>
            </w:r>
            <w:proofErr w:type="gramEnd"/>
            <w:r w:rsidRPr="0066048F">
              <w:rPr>
                <w:rFonts w:ascii="Courier New" w:eastAsia="Times New Roman" w:hAnsi="Courier New" w:cs="Courier New"/>
                <w:color w:val="808080"/>
                <w:kern w:val="0"/>
                <w:sz w:val="20"/>
                <w:szCs w:val="20"/>
                <w:lang w:eastAsia="es-ES"/>
                <w14:ligatures w14:val="none"/>
              </w:rPr>
              <w:t xml:space="preserve">"Conectado al </w:t>
            </w:r>
            <w:proofErr w:type="spellStart"/>
            <w:r w:rsidRPr="0066048F">
              <w:rPr>
                <w:rFonts w:ascii="Courier New" w:eastAsia="Times New Roman" w:hAnsi="Courier New" w:cs="Courier New"/>
                <w:color w:val="808080"/>
                <w:kern w:val="0"/>
                <w:sz w:val="20"/>
                <w:szCs w:val="20"/>
                <w:lang w:eastAsia="es-ES"/>
                <w14:ligatures w14:val="none"/>
              </w:rPr>
              <w:t>broker</w:t>
            </w:r>
            <w:proofErr w:type="spellEnd"/>
            <w:r w:rsidRPr="0066048F">
              <w:rPr>
                <w:rFonts w:ascii="Courier New" w:eastAsia="Times New Roman" w:hAnsi="Courier New" w:cs="Courier New"/>
                <w:color w:val="808080"/>
                <w:kern w:val="0"/>
                <w:sz w:val="20"/>
                <w:szCs w:val="20"/>
                <w:lang w:eastAsia="es-ES"/>
                <w14:ligatures w14:val="none"/>
              </w:rPr>
              <w:t xml:space="preserve"> MQTT"</w:t>
            </w:r>
            <w:r w:rsidRPr="0066048F">
              <w:rPr>
                <w:rFonts w:ascii="Courier New" w:eastAsia="Times New Roman" w:hAnsi="Courier New" w:cs="Courier New"/>
                <w:b/>
                <w:bCs/>
                <w:color w:val="000080"/>
                <w:kern w:val="0"/>
                <w:sz w:val="20"/>
                <w:szCs w:val="20"/>
                <w:lang w:eastAsia="es-ES"/>
                <w14:ligatures w14:val="none"/>
              </w:rPr>
              <w:t>)</w:t>
            </w:r>
          </w:p>
          <w:p w14:paraId="06C137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Suscribirse al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después de la conexión</w:t>
            </w:r>
          </w:p>
          <w:p w14:paraId="3D757F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subscribe</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topic</w:t>
            </w:r>
            <w:proofErr w:type="spellEnd"/>
            <w:r w:rsidRPr="0066048F">
              <w:rPr>
                <w:rFonts w:ascii="Courier New" w:eastAsia="Times New Roman" w:hAnsi="Courier New" w:cs="Courier New"/>
                <w:b/>
                <w:bCs/>
                <w:color w:val="000080"/>
                <w:kern w:val="0"/>
                <w:sz w:val="20"/>
                <w:szCs w:val="20"/>
                <w:lang w:eastAsia="es-ES"/>
                <w14:ligatures w14:val="none"/>
              </w:rPr>
              <w:t>)</w:t>
            </w:r>
          </w:p>
          <w:p w14:paraId="5FBBF64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E32AA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Callback</w:t>
            </w:r>
            <w:proofErr w:type="spellEnd"/>
            <w:r w:rsidRPr="0066048F">
              <w:rPr>
                <w:rFonts w:ascii="Courier New" w:eastAsia="Times New Roman" w:hAnsi="Courier New" w:cs="Courier New"/>
                <w:color w:val="008000"/>
                <w:kern w:val="0"/>
                <w:sz w:val="20"/>
                <w:szCs w:val="20"/>
                <w:lang w:eastAsia="es-ES"/>
                <w14:ligatures w14:val="none"/>
              </w:rPr>
              <w:t xml:space="preserve"> que se ejecuta al publicar un mensaje MQTT</w:t>
            </w:r>
          </w:p>
          <w:p w14:paraId="4DE818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def</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FF00FF"/>
                <w:kern w:val="0"/>
                <w:sz w:val="20"/>
                <w:szCs w:val="20"/>
                <w:lang w:val="en-GB" w:eastAsia="es-ES"/>
                <w14:ligatures w14:val="none"/>
              </w:rPr>
              <w:t>on_</w:t>
            </w:r>
            <w:proofErr w:type="gramStart"/>
            <w:r w:rsidRPr="0066048F">
              <w:rPr>
                <w:rFonts w:ascii="Courier New" w:eastAsia="Times New Roman" w:hAnsi="Courier New" w:cs="Courier New"/>
                <w:color w:val="FF00FF"/>
                <w:kern w:val="0"/>
                <w:sz w:val="20"/>
                <w:szCs w:val="20"/>
                <w:lang w:val="en-GB" w:eastAsia="es-ES"/>
                <w14:ligatures w14:val="none"/>
              </w:rPr>
              <w:t>publish</w:t>
            </w:r>
            <w:proofErr w:type="spellEnd"/>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userdata</w:t>
            </w:r>
            <w:proofErr w:type="spell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mid</w:t>
            </w:r>
            <w:r w:rsidRPr="0066048F">
              <w:rPr>
                <w:rFonts w:ascii="Courier New" w:eastAsia="Times New Roman" w:hAnsi="Courier New" w:cs="Courier New"/>
                <w:b/>
                <w:bCs/>
                <w:color w:val="000080"/>
                <w:kern w:val="0"/>
                <w:sz w:val="20"/>
                <w:szCs w:val="20"/>
                <w:lang w:val="en-GB" w:eastAsia="es-ES"/>
                <w14:ligatures w14:val="none"/>
              </w:rPr>
              <w:t>):</w:t>
            </w:r>
          </w:p>
          <w:p w14:paraId="5C13975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b/>
                <w:bCs/>
                <w:color w:val="880088"/>
                <w:kern w:val="0"/>
                <w:sz w:val="20"/>
                <w:szCs w:val="20"/>
                <w:lang w:eastAsia="es-ES"/>
                <w14:ligatures w14:val="none"/>
              </w:rPr>
              <w:t>print</w:t>
            </w:r>
            <w:proofErr w:type="spellEnd"/>
            <w:r w:rsidRPr="0066048F">
              <w:rPr>
                <w:rFonts w:ascii="Courier New" w:eastAsia="Times New Roman" w:hAnsi="Courier New" w:cs="Courier New"/>
                <w:b/>
                <w:bCs/>
                <w:color w:val="000080"/>
                <w:kern w:val="0"/>
                <w:sz w:val="20"/>
                <w:szCs w:val="20"/>
                <w:lang w:eastAsia="es-ES"/>
                <w14:ligatures w14:val="none"/>
              </w:rPr>
              <w:t>(</w:t>
            </w:r>
            <w:proofErr w:type="gramEnd"/>
            <w:r w:rsidRPr="0066048F">
              <w:rPr>
                <w:rFonts w:ascii="Courier New" w:eastAsia="Times New Roman" w:hAnsi="Courier New" w:cs="Courier New"/>
                <w:color w:val="808080"/>
                <w:kern w:val="0"/>
                <w:sz w:val="20"/>
                <w:szCs w:val="20"/>
                <w:lang w:eastAsia="es-ES"/>
                <w14:ligatures w14:val="none"/>
              </w:rPr>
              <w:t>"Mensaje publicado con éxito"</w:t>
            </w:r>
            <w:r w:rsidRPr="0066048F">
              <w:rPr>
                <w:rFonts w:ascii="Courier New" w:eastAsia="Times New Roman" w:hAnsi="Courier New" w:cs="Courier New"/>
                <w:b/>
                <w:bCs/>
                <w:color w:val="000080"/>
                <w:kern w:val="0"/>
                <w:sz w:val="20"/>
                <w:szCs w:val="20"/>
                <w:lang w:eastAsia="es-ES"/>
                <w14:ligatures w14:val="none"/>
              </w:rPr>
              <w:t>)</w:t>
            </w:r>
          </w:p>
          <w:p w14:paraId="76A116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CF5AE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Creamos la instancia de MQTT</w:t>
            </w:r>
          </w:p>
          <w:p w14:paraId="182FF10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client</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mqtt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Client</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p>
          <w:p w14:paraId="023F0E1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0D1D37" w14:textId="77777777" w:rsidR="0066048F" w:rsidRPr="00B45B81"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B45B81">
              <w:rPr>
                <w:rFonts w:ascii="Courier New" w:eastAsia="Times New Roman" w:hAnsi="Courier New" w:cs="Courier New"/>
                <w:color w:val="008000"/>
                <w:kern w:val="0"/>
                <w:sz w:val="20"/>
                <w:szCs w:val="20"/>
                <w:lang w:val="en-GB" w:eastAsia="es-ES"/>
                <w14:ligatures w14:val="none"/>
              </w:rPr>
              <w:t xml:space="preserve"># </w:t>
            </w:r>
            <w:proofErr w:type="spellStart"/>
            <w:r w:rsidRPr="00B45B81">
              <w:rPr>
                <w:rFonts w:ascii="Courier New" w:eastAsia="Times New Roman" w:hAnsi="Courier New" w:cs="Courier New"/>
                <w:color w:val="008000"/>
                <w:kern w:val="0"/>
                <w:sz w:val="20"/>
                <w:szCs w:val="20"/>
                <w:lang w:val="en-GB" w:eastAsia="es-ES"/>
                <w14:ligatures w14:val="none"/>
              </w:rPr>
              <w:t>Configuramos</w:t>
            </w:r>
            <w:proofErr w:type="spellEnd"/>
            <w:r w:rsidRPr="00B45B81">
              <w:rPr>
                <w:rFonts w:ascii="Courier New" w:eastAsia="Times New Roman" w:hAnsi="Courier New" w:cs="Courier New"/>
                <w:color w:val="008000"/>
                <w:kern w:val="0"/>
                <w:sz w:val="20"/>
                <w:szCs w:val="20"/>
                <w:lang w:val="en-GB" w:eastAsia="es-ES"/>
                <w14:ligatures w14:val="none"/>
              </w:rPr>
              <w:t xml:space="preserve"> </w:t>
            </w:r>
            <w:proofErr w:type="spellStart"/>
            <w:r w:rsidRPr="00B45B81">
              <w:rPr>
                <w:rFonts w:ascii="Courier New" w:eastAsia="Times New Roman" w:hAnsi="Courier New" w:cs="Courier New"/>
                <w:color w:val="008000"/>
                <w:kern w:val="0"/>
                <w:sz w:val="20"/>
                <w:szCs w:val="20"/>
                <w:lang w:val="en-GB" w:eastAsia="es-ES"/>
                <w14:ligatures w14:val="none"/>
              </w:rPr>
              <w:t>los</w:t>
            </w:r>
            <w:proofErr w:type="spellEnd"/>
            <w:r w:rsidRPr="00B45B81">
              <w:rPr>
                <w:rFonts w:ascii="Courier New" w:eastAsia="Times New Roman" w:hAnsi="Courier New" w:cs="Courier New"/>
                <w:color w:val="008000"/>
                <w:kern w:val="0"/>
                <w:sz w:val="20"/>
                <w:szCs w:val="20"/>
                <w:lang w:val="en-GB" w:eastAsia="es-ES"/>
                <w14:ligatures w14:val="none"/>
              </w:rPr>
              <w:t xml:space="preserve"> callbacks</w:t>
            </w:r>
          </w:p>
          <w:p w14:paraId="3A26A7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on</w:t>
            </w:r>
            <w:proofErr w:type="gramEnd"/>
            <w:r w:rsidRPr="0066048F">
              <w:rPr>
                <w:rFonts w:ascii="Courier New" w:eastAsia="Times New Roman" w:hAnsi="Courier New" w:cs="Courier New"/>
                <w:color w:val="000000"/>
                <w:kern w:val="0"/>
                <w:sz w:val="20"/>
                <w:szCs w:val="20"/>
                <w:lang w:val="en-GB" w:eastAsia="es-ES"/>
                <w14:ligatures w14:val="none"/>
              </w:rPr>
              <w:t>_connect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on_connect</w:t>
            </w:r>
            <w:proofErr w:type="spellEnd"/>
          </w:p>
          <w:p w14:paraId="77E3163A" w14:textId="77777777" w:rsidR="0066048F" w:rsidRPr="00B45B81"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proofErr w:type="gramStart"/>
            <w:r w:rsidRPr="00B45B81">
              <w:rPr>
                <w:rFonts w:ascii="Courier New" w:eastAsia="Times New Roman" w:hAnsi="Courier New" w:cs="Courier New"/>
                <w:color w:val="000000"/>
                <w:kern w:val="0"/>
                <w:sz w:val="20"/>
                <w:szCs w:val="20"/>
                <w:lang w:eastAsia="es-ES"/>
                <w14:ligatures w14:val="none"/>
              </w:rPr>
              <w:t>client</w:t>
            </w:r>
            <w:r w:rsidRPr="00B45B81">
              <w:rPr>
                <w:rFonts w:ascii="Courier New" w:eastAsia="Times New Roman" w:hAnsi="Courier New" w:cs="Courier New"/>
                <w:b/>
                <w:bCs/>
                <w:color w:val="000080"/>
                <w:kern w:val="0"/>
                <w:sz w:val="20"/>
                <w:szCs w:val="20"/>
                <w:lang w:eastAsia="es-ES"/>
                <w14:ligatures w14:val="none"/>
              </w:rPr>
              <w:t>.</w:t>
            </w:r>
            <w:r w:rsidRPr="00B45B81">
              <w:rPr>
                <w:rFonts w:ascii="Courier New" w:eastAsia="Times New Roman" w:hAnsi="Courier New" w:cs="Courier New"/>
                <w:color w:val="000000"/>
                <w:kern w:val="0"/>
                <w:sz w:val="20"/>
                <w:szCs w:val="20"/>
                <w:lang w:eastAsia="es-ES"/>
                <w14:ligatures w14:val="none"/>
              </w:rPr>
              <w:t>on</w:t>
            </w:r>
            <w:proofErr w:type="gramEnd"/>
            <w:r w:rsidRPr="00B45B81">
              <w:rPr>
                <w:rFonts w:ascii="Courier New" w:eastAsia="Times New Roman" w:hAnsi="Courier New" w:cs="Courier New"/>
                <w:color w:val="000000"/>
                <w:kern w:val="0"/>
                <w:sz w:val="20"/>
                <w:szCs w:val="20"/>
                <w:lang w:eastAsia="es-ES"/>
                <w14:ligatures w14:val="none"/>
              </w:rPr>
              <w:t>_publish</w:t>
            </w:r>
            <w:proofErr w:type="spellEnd"/>
            <w:r w:rsidRPr="00B45B81">
              <w:rPr>
                <w:rFonts w:ascii="Courier New" w:eastAsia="Times New Roman" w:hAnsi="Courier New" w:cs="Courier New"/>
                <w:color w:val="000000"/>
                <w:kern w:val="0"/>
                <w:sz w:val="20"/>
                <w:szCs w:val="20"/>
                <w:lang w:eastAsia="es-ES"/>
                <w14:ligatures w14:val="none"/>
              </w:rPr>
              <w:t xml:space="preserve"> </w:t>
            </w:r>
            <w:r w:rsidRPr="00B45B81">
              <w:rPr>
                <w:rFonts w:ascii="Courier New" w:eastAsia="Times New Roman" w:hAnsi="Courier New" w:cs="Courier New"/>
                <w:b/>
                <w:bCs/>
                <w:color w:val="000080"/>
                <w:kern w:val="0"/>
                <w:sz w:val="20"/>
                <w:szCs w:val="20"/>
                <w:lang w:eastAsia="es-ES"/>
                <w14:ligatures w14:val="none"/>
              </w:rPr>
              <w:t>=</w:t>
            </w:r>
            <w:r w:rsidRPr="00B45B81">
              <w:rPr>
                <w:rFonts w:ascii="Courier New" w:eastAsia="Times New Roman" w:hAnsi="Courier New" w:cs="Courier New"/>
                <w:color w:val="000000"/>
                <w:kern w:val="0"/>
                <w:sz w:val="20"/>
                <w:szCs w:val="20"/>
                <w:lang w:eastAsia="es-ES"/>
                <w14:ligatures w14:val="none"/>
              </w:rPr>
              <w:t xml:space="preserve"> </w:t>
            </w:r>
            <w:proofErr w:type="spellStart"/>
            <w:r w:rsidRPr="00B45B81">
              <w:rPr>
                <w:rFonts w:ascii="Courier New" w:eastAsia="Times New Roman" w:hAnsi="Courier New" w:cs="Courier New"/>
                <w:color w:val="000000"/>
                <w:kern w:val="0"/>
                <w:sz w:val="20"/>
                <w:szCs w:val="20"/>
                <w:lang w:eastAsia="es-ES"/>
                <w14:ligatures w14:val="none"/>
              </w:rPr>
              <w:t>on_publish</w:t>
            </w:r>
            <w:proofErr w:type="spellEnd"/>
          </w:p>
          <w:p w14:paraId="5DD8A8F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#Bucle recorriendo el fichero para leer los datos del </w:t>
            </w:r>
            <w:proofErr w:type="spellStart"/>
            <w:r w:rsidRPr="0066048F">
              <w:rPr>
                <w:rFonts w:ascii="Courier New" w:eastAsia="Times New Roman" w:hAnsi="Courier New" w:cs="Courier New"/>
                <w:color w:val="008000"/>
                <w:kern w:val="0"/>
                <w:sz w:val="20"/>
                <w:szCs w:val="20"/>
                <w:lang w:eastAsia="es-ES"/>
                <w14:ligatures w14:val="none"/>
              </w:rPr>
              <w:t>csv</w:t>
            </w:r>
            <w:proofErr w:type="spell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variandolos</w:t>
            </w:r>
            <w:proofErr w:type="spellEnd"/>
            <w:r w:rsidRPr="0066048F">
              <w:rPr>
                <w:rFonts w:ascii="Courier New" w:eastAsia="Times New Roman" w:hAnsi="Courier New" w:cs="Courier New"/>
                <w:color w:val="008000"/>
                <w:kern w:val="0"/>
                <w:sz w:val="20"/>
                <w:szCs w:val="20"/>
                <w:lang w:eastAsia="es-ES"/>
                <w14:ligatures w14:val="none"/>
              </w:rPr>
              <w:t xml:space="preserve"> y </w:t>
            </w:r>
            <w:proofErr w:type="spellStart"/>
            <w:r w:rsidRPr="0066048F">
              <w:rPr>
                <w:rFonts w:ascii="Courier New" w:eastAsia="Times New Roman" w:hAnsi="Courier New" w:cs="Courier New"/>
                <w:color w:val="008000"/>
                <w:kern w:val="0"/>
                <w:sz w:val="20"/>
                <w:szCs w:val="20"/>
                <w:lang w:eastAsia="es-ES"/>
                <w14:ligatures w14:val="none"/>
              </w:rPr>
              <w:t>enviadolos</w:t>
            </w:r>
            <w:proofErr w:type="spellEnd"/>
            <w:r w:rsidRPr="0066048F">
              <w:rPr>
                <w:rFonts w:ascii="Courier New" w:eastAsia="Times New Roman" w:hAnsi="Courier New" w:cs="Courier New"/>
                <w:color w:val="008000"/>
                <w:kern w:val="0"/>
                <w:sz w:val="20"/>
                <w:szCs w:val="20"/>
                <w:lang w:eastAsia="es-ES"/>
                <w14:ligatures w14:val="none"/>
              </w:rPr>
              <w:t xml:space="preserve"> a MQTT</w:t>
            </w:r>
          </w:p>
          <w:p w14:paraId="5BD76D0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while</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True</w:t>
            </w:r>
            <w:r w:rsidRPr="0066048F">
              <w:rPr>
                <w:rFonts w:ascii="Courier New" w:eastAsia="Times New Roman" w:hAnsi="Courier New" w:cs="Courier New"/>
                <w:b/>
                <w:bCs/>
                <w:color w:val="000080"/>
                <w:kern w:val="0"/>
                <w:sz w:val="20"/>
                <w:szCs w:val="20"/>
                <w:lang w:val="en-GB" w:eastAsia="es-ES"/>
                <w14:ligatures w14:val="none"/>
              </w:rPr>
              <w:t>:</w:t>
            </w:r>
          </w:p>
          <w:p w14:paraId="727EF9E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with</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b/>
                <w:bCs/>
                <w:color w:val="880088"/>
                <w:kern w:val="0"/>
                <w:sz w:val="20"/>
                <w:szCs w:val="20"/>
                <w:lang w:val="en-GB" w:eastAsia="es-ES"/>
                <w14:ligatures w14:val="none"/>
              </w:rPr>
              <w:t>open</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808080"/>
                <w:kern w:val="0"/>
                <w:sz w:val="20"/>
                <w:szCs w:val="20"/>
                <w:lang w:val="en-GB" w:eastAsia="es-ES"/>
                <w14:ligatures w14:val="none"/>
              </w:rPr>
              <w:t>"./weather_madrid_LEMD_1997_2015.csv"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csv_file</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0C4570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reader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reader</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csv_file</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5F06362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for</w:t>
            </w:r>
            <w:r w:rsidRPr="0066048F">
              <w:rPr>
                <w:rFonts w:ascii="Courier New" w:eastAsia="Times New Roman" w:hAnsi="Courier New" w:cs="Courier New"/>
                <w:color w:val="000000"/>
                <w:kern w:val="0"/>
                <w:sz w:val="20"/>
                <w:szCs w:val="20"/>
                <w:lang w:val="en-GB" w:eastAsia="es-ES"/>
                <w14:ligatures w14:val="none"/>
              </w:rPr>
              <w:t xml:space="preserve"> row </w:t>
            </w:r>
            <w:r w:rsidRPr="0066048F">
              <w:rPr>
                <w:rFonts w:ascii="Courier New" w:eastAsia="Times New Roman" w:hAnsi="Courier New" w:cs="Courier New"/>
                <w:b/>
                <w:bCs/>
                <w:color w:val="0000FF"/>
                <w:kern w:val="0"/>
                <w:sz w:val="20"/>
                <w:szCs w:val="20"/>
                <w:lang w:val="en-GB" w:eastAsia="es-ES"/>
                <w14:ligatures w14:val="none"/>
              </w:rPr>
              <w:t>in</w:t>
            </w:r>
            <w:r w:rsidRPr="0066048F">
              <w:rPr>
                <w:rFonts w:ascii="Courier New" w:eastAsia="Times New Roman" w:hAnsi="Courier New" w:cs="Courier New"/>
                <w:color w:val="000000"/>
                <w:kern w:val="0"/>
                <w:sz w:val="20"/>
                <w:szCs w:val="20"/>
                <w:lang w:val="en-GB" w:eastAsia="es-ES"/>
                <w14:ligatures w14:val="none"/>
              </w:rPr>
              <w:t xml:space="preserve"> reader</w:t>
            </w:r>
            <w:r w:rsidRPr="0066048F">
              <w:rPr>
                <w:rFonts w:ascii="Courier New" w:eastAsia="Times New Roman" w:hAnsi="Courier New" w:cs="Courier New"/>
                <w:b/>
                <w:bCs/>
                <w:color w:val="000080"/>
                <w:kern w:val="0"/>
                <w:sz w:val="20"/>
                <w:szCs w:val="20"/>
                <w:lang w:val="en-GB" w:eastAsia="es-ES"/>
                <w14:ligatures w14:val="none"/>
              </w:rPr>
              <w:t>:</w:t>
            </w:r>
          </w:p>
          <w:p w14:paraId="0C5763E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datetime_object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datetime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strptime</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'%Y-%m-%d'</w:t>
            </w:r>
            <w:r w:rsidRPr="0066048F">
              <w:rPr>
                <w:rFonts w:ascii="Courier New" w:eastAsia="Times New Roman" w:hAnsi="Courier New" w:cs="Courier New"/>
                <w:b/>
                <w:bCs/>
                <w:color w:val="000080"/>
                <w:kern w:val="0"/>
                <w:sz w:val="20"/>
                <w:szCs w:val="20"/>
                <w:lang w:val="en-GB" w:eastAsia="es-ES"/>
                <w14:ligatures w14:val="none"/>
              </w:rPr>
              <w:t>)</w:t>
            </w:r>
          </w:p>
          <w:p w14:paraId="0FA0A5E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p>
          <w:p w14:paraId="21097A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03BF2CB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58238A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message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p>
          <w:p w14:paraId="6689F8A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deviceId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str</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deviceId</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561551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0AEDEA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2</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45848B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minTemperature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9EAC7A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7</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EF9774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3362C2E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minHumidity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9</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EDCE4E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maxWind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B462D7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meanWind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17</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3E4BD77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isEnable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
          <w:p w14:paraId="7E96063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"timestamp"</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datetime_</w:t>
            </w:r>
            <w:proofErr w:type="gramStart"/>
            <w:r w:rsidRPr="0066048F">
              <w:rPr>
                <w:rFonts w:ascii="Courier New" w:eastAsia="Times New Roman" w:hAnsi="Courier New" w:cs="Courier New"/>
                <w:color w:val="000000"/>
                <w:kern w:val="0"/>
                <w:sz w:val="20"/>
                <w:szCs w:val="20"/>
                <w:lang w:val="en-GB" w:eastAsia="es-ES"/>
                <w14:ligatures w14:val="none"/>
              </w:rPr>
              <w:t>object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strftime</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"%Y-%m-%</w:t>
            </w:r>
            <w:proofErr w:type="spellStart"/>
            <w:r w:rsidRPr="0066048F">
              <w:rPr>
                <w:rFonts w:ascii="Courier New" w:eastAsia="Times New Roman" w:hAnsi="Courier New" w:cs="Courier New"/>
                <w:color w:val="808080"/>
                <w:kern w:val="0"/>
                <w:sz w:val="20"/>
                <w:szCs w:val="20"/>
                <w:lang w:val="en-GB" w:eastAsia="es-ES"/>
                <w14:ligatures w14:val="none"/>
              </w:rPr>
              <w:t>dT%H</w:t>
            </w:r>
            <w:proofErr w:type="spellEnd"/>
            <w:r w:rsidRPr="0066048F">
              <w:rPr>
                <w:rFonts w:ascii="Courier New" w:eastAsia="Times New Roman" w:hAnsi="Courier New" w:cs="Courier New"/>
                <w:color w:val="808080"/>
                <w:kern w:val="0"/>
                <w:sz w:val="20"/>
                <w:szCs w:val="20"/>
                <w:lang w:val="en-GB" w:eastAsia="es-ES"/>
                <w14:ligatures w14:val="none"/>
              </w:rPr>
              <w:t>:%M:%SZ"</w:t>
            </w:r>
            <w:r w:rsidRPr="0066048F">
              <w:rPr>
                <w:rFonts w:ascii="Courier New" w:eastAsia="Times New Roman" w:hAnsi="Courier New" w:cs="Courier New"/>
                <w:b/>
                <w:bCs/>
                <w:color w:val="000080"/>
                <w:kern w:val="0"/>
                <w:sz w:val="20"/>
                <w:szCs w:val="20"/>
                <w:lang w:val="en-GB" w:eastAsia="es-ES"/>
                <w14:ligatures w14:val="none"/>
              </w:rPr>
              <w:t>)</w:t>
            </w:r>
          </w:p>
          <w:p w14:paraId="5C7A1E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
          <w:p w14:paraId="53EBA54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230B0A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Convertir el diccionario a formato JSON</w:t>
            </w:r>
          </w:p>
          <w:p w14:paraId="70F57C9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json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dumps</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message</w:t>
            </w:r>
            <w:r w:rsidRPr="0066048F">
              <w:rPr>
                <w:rFonts w:ascii="Courier New" w:eastAsia="Times New Roman" w:hAnsi="Courier New" w:cs="Courier New"/>
                <w:b/>
                <w:bCs/>
                <w:color w:val="000080"/>
                <w:kern w:val="0"/>
                <w:sz w:val="20"/>
                <w:szCs w:val="20"/>
                <w:lang w:val="en-GB" w:eastAsia="es-ES"/>
                <w14:ligatures w14:val="none"/>
              </w:rPr>
              <w:t>)</w:t>
            </w:r>
          </w:p>
          <w:p w14:paraId="14B96D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Conectamos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 con tiempo de conexión de 30 segundos</w:t>
            </w:r>
          </w:p>
          <w:p w14:paraId="28B3F78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connect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broker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port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keepalive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60</w:t>
            </w:r>
            <w:r w:rsidRPr="0066048F">
              <w:rPr>
                <w:rFonts w:ascii="Courier New" w:eastAsia="Times New Roman" w:hAnsi="Courier New" w:cs="Courier New"/>
                <w:b/>
                <w:bCs/>
                <w:color w:val="000080"/>
                <w:kern w:val="0"/>
                <w:sz w:val="20"/>
                <w:szCs w:val="20"/>
                <w:lang w:val="en-GB" w:eastAsia="es-ES"/>
                <w14:ligatures w14:val="none"/>
              </w:rPr>
              <w:t>)</w:t>
            </w:r>
          </w:p>
          <w:p w14:paraId="1B2CBAC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E066D5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Publicamos el mensaje en el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779D5E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publish</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topic</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B4106A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b/>
                <w:bCs/>
                <w:color w:val="880088"/>
                <w:kern w:val="0"/>
                <w:sz w:val="20"/>
                <w:szCs w:val="20"/>
                <w:lang w:val="en-GB" w:eastAsia="es-ES"/>
                <w14:ligatures w14:val="none"/>
              </w:rPr>
              <w:t>print</w:t>
            </w:r>
            <w:r w:rsidRPr="0066048F">
              <w:rPr>
                <w:rFonts w:ascii="Courier New" w:eastAsia="Times New Roman" w:hAnsi="Courier New" w:cs="Courier New"/>
                <w:b/>
                <w:bCs/>
                <w:color w:val="000080"/>
                <w:kern w:val="0"/>
                <w:sz w:val="20"/>
                <w:szCs w:val="20"/>
                <w:lang w:val="en-GB" w:eastAsia="es-ES"/>
                <w14:ligatures w14:val="none"/>
              </w:rPr>
              <w:t>(</w:t>
            </w:r>
            <w:proofErr w:type="spellStart"/>
            <w:proofErr w:type="gramEnd"/>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 on topic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topic</w:t>
            </w:r>
            <w:r w:rsidRPr="0066048F">
              <w:rPr>
                <w:rFonts w:ascii="Courier New" w:eastAsia="Times New Roman" w:hAnsi="Courier New" w:cs="Courier New"/>
                <w:b/>
                <w:bCs/>
                <w:color w:val="000080"/>
                <w:kern w:val="0"/>
                <w:sz w:val="20"/>
                <w:szCs w:val="20"/>
                <w:lang w:val="en-GB" w:eastAsia="es-ES"/>
                <w14:ligatures w14:val="none"/>
              </w:rPr>
              <w:t>)</w:t>
            </w:r>
          </w:p>
          <w:p w14:paraId="38AA621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Esperamos 10 segundos para no bombardear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p>
          <w:p w14:paraId="7B8198D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time</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sleep</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FF0000"/>
                <w:kern w:val="0"/>
                <w:sz w:val="20"/>
                <w:szCs w:val="20"/>
                <w:lang w:eastAsia="es-ES"/>
                <w14:ligatures w14:val="none"/>
              </w:rPr>
              <w:t>10</w:t>
            </w:r>
            <w:r w:rsidRPr="0066048F">
              <w:rPr>
                <w:rFonts w:ascii="Courier New" w:eastAsia="Times New Roman" w:hAnsi="Courier New" w:cs="Courier New"/>
                <w:b/>
                <w:bCs/>
                <w:color w:val="000080"/>
                <w:kern w:val="0"/>
                <w:sz w:val="20"/>
                <w:szCs w:val="20"/>
                <w:lang w:eastAsia="es-ES"/>
                <w14:ligatures w14:val="none"/>
              </w:rPr>
              <w:t>)</w:t>
            </w:r>
          </w:p>
          <w:p w14:paraId="35D2634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proofErr w:type="spellStart"/>
      <w:r w:rsidRPr="003D7E23">
        <w:t>Dockerfile</w:t>
      </w:r>
      <w:proofErr w:type="spellEnd"/>
    </w:p>
    <w:p w14:paraId="22E4267A" w14:textId="7A8286C2" w:rsidR="003D7E23" w:rsidRDefault="003D7E23" w:rsidP="003D7E23">
      <w:r>
        <w:t xml:space="preserve">El </w:t>
      </w:r>
      <w:proofErr w:type="spellStart"/>
      <w:r>
        <w:t>dockerfile</w:t>
      </w:r>
      <w:proofErr w:type="spellEnd"/>
      <w:r>
        <w:t xml:space="preserve"> se encarga</w:t>
      </w:r>
      <w:r w:rsidR="00FF7C67">
        <w:t xml:space="preserve"> de que cuando ejecutemos el comando “Docker </w:t>
      </w:r>
      <w:proofErr w:type="spellStart"/>
      <w:r w:rsidR="00FF7C67">
        <w:t>build</w:t>
      </w:r>
      <w:proofErr w:type="spellEnd"/>
      <w:r w:rsidR="00FF7C67">
        <w:t xml:space="preserve">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lastRenderedPageBreak/>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w:t>
      </w:r>
      <w:proofErr w:type="spellStart"/>
      <w:r w:rsidRPr="003D7E23">
        <w:t>usr</w:t>
      </w:r>
      <w:proofErr w:type="spellEnd"/>
      <w:r w:rsidRPr="003D7E23">
        <w:t>/app: Esta instrucción establece el directorio de trabajo dentro del contenedor donde se copiarán los archivos de la aplicación y donde se ejecutarán los comandos. En este caso, el directorio de trabajo se establece en /</w:t>
      </w:r>
      <w:proofErr w:type="spellStart"/>
      <w:r w:rsidRPr="003D7E23">
        <w:t>usr</w:t>
      </w:r>
      <w:proofErr w:type="spellEnd"/>
      <w:r w:rsidRPr="003D7E23">
        <w:t>/app.</w:t>
      </w:r>
    </w:p>
    <w:p w14:paraId="1ED1082D" w14:textId="77777777" w:rsidR="003D7E23" w:rsidRPr="003D7E23" w:rsidRDefault="003D7E23" w:rsidP="003D7E23">
      <w:pPr>
        <w:numPr>
          <w:ilvl w:val="0"/>
          <w:numId w:val="30"/>
        </w:numPr>
      </w:pPr>
      <w:proofErr w:type="gramStart"/>
      <w:r w:rsidRPr="003D7E23">
        <w:t>COPY .</w:t>
      </w:r>
      <w:proofErr w:type="gramEnd"/>
      <w:r w:rsidRPr="003D7E23">
        <w:t xml:space="preserve"> .: Esta instrucción copia todos los archivos y directorios del contexto de construcción actual (el directorio donde se encuentra el </w:t>
      </w:r>
      <w:proofErr w:type="spellStart"/>
      <w:r w:rsidRPr="003D7E23">
        <w:t>Dockerfile</w:t>
      </w:r>
      <w:proofErr w:type="spellEnd"/>
      <w:r w:rsidRPr="003D7E23">
        <w:t>)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 xml:space="preserve">RUN pip3 </w:t>
      </w:r>
      <w:proofErr w:type="spellStart"/>
      <w:r w:rsidRPr="003D7E23">
        <w:t>install</w:t>
      </w:r>
      <w:proofErr w:type="spellEnd"/>
      <w:r w:rsidRPr="003D7E23">
        <w:t xml:space="preserve"> -r requirements.txt: Esta instrucción ejecuta</w:t>
      </w:r>
      <w:r w:rsidR="00FF7C67">
        <w:t>, dentro del contenedor,</w:t>
      </w:r>
      <w:r w:rsidRPr="003D7E23">
        <w:t xml:space="preserve"> el comando pip3 </w:t>
      </w:r>
      <w:proofErr w:type="spellStart"/>
      <w:r w:rsidRPr="003D7E23">
        <w:t>install</w:t>
      </w:r>
      <w:proofErr w:type="spellEnd"/>
      <w:r w:rsidRPr="003D7E23">
        <w:t xml:space="preserve">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proofErr w:type="spellStart"/>
      <w:r>
        <w:t>paho-mqtt</w:t>
      </w:r>
      <w:proofErr w:type="spellEnd"/>
    </w:p>
    <w:p w14:paraId="28D82C98" w14:textId="77777777" w:rsidR="00976BF3" w:rsidRDefault="00976BF3" w:rsidP="00976BF3">
      <w:pPr>
        <w:numPr>
          <w:ilvl w:val="1"/>
          <w:numId w:val="30"/>
        </w:numPr>
      </w:pPr>
      <w:proofErr w:type="spellStart"/>
      <w:r>
        <w:t>uuid</w:t>
      </w:r>
      <w:proofErr w:type="spellEnd"/>
    </w:p>
    <w:p w14:paraId="0778A558" w14:textId="08339A24" w:rsidR="00976BF3" w:rsidRPr="003D7E23" w:rsidRDefault="00976BF3" w:rsidP="00976BF3">
      <w:pPr>
        <w:numPr>
          <w:ilvl w:val="1"/>
          <w:numId w:val="30"/>
        </w:numPr>
      </w:pPr>
      <w:proofErr w:type="spellStart"/>
      <w:r>
        <w:t>datetime</w:t>
      </w:r>
      <w:proofErr w:type="spellEnd"/>
    </w:p>
    <w:p w14:paraId="50744C0C" w14:textId="77777777" w:rsidR="003D7E23" w:rsidRPr="003D7E23" w:rsidRDefault="003D7E23" w:rsidP="003D7E23">
      <w:pPr>
        <w:numPr>
          <w:ilvl w:val="0"/>
          <w:numId w:val="30"/>
        </w:numPr>
      </w:pPr>
      <w:r w:rsidRPr="003D7E23">
        <w:t>CMD [ "</w:t>
      </w:r>
      <w:proofErr w:type="spellStart"/>
      <w:r w:rsidRPr="003D7E23">
        <w:t>python</w:t>
      </w:r>
      <w:proofErr w:type="spellEnd"/>
      <w:r w:rsidRPr="003D7E23">
        <w:t>", "app.py</w:t>
      </w:r>
      <w:proofErr w:type="gramStart"/>
      <w:r w:rsidRPr="003D7E23">
        <w:t>" ]</w:t>
      </w:r>
      <w:proofErr w:type="gramEnd"/>
      <w:r w:rsidRPr="003D7E23">
        <w:t>: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w:t>
            </w:r>
            <w:proofErr w:type="spellStart"/>
            <w:r w:rsidRPr="003D7E23">
              <w:rPr>
                <w:rFonts w:ascii="Courier New" w:eastAsia="Times New Roman" w:hAnsi="Courier New" w:cs="Courier New"/>
                <w:color w:val="000000"/>
                <w:kern w:val="0"/>
                <w:sz w:val="20"/>
                <w:szCs w:val="20"/>
                <w:lang w:val="en-GB" w:eastAsia="es-ES"/>
                <w14:ligatures w14:val="none"/>
              </w:rPr>
              <w:t>usr</w:t>
            </w:r>
            <w:proofErr w:type="spellEnd"/>
            <w:r w:rsidRPr="003D7E23">
              <w:rPr>
                <w:rFonts w:ascii="Courier New" w:eastAsia="Times New Roman" w:hAnsi="Courier New" w:cs="Courier New"/>
                <w:color w:val="000000"/>
                <w:kern w:val="0"/>
                <w:sz w:val="20"/>
                <w:szCs w:val="20"/>
                <w:lang w:val="en-GB" w:eastAsia="es-ES"/>
                <w14:ligatures w14:val="none"/>
              </w:rPr>
              <w:t>/app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proofErr w:type="gramStart"/>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w:t>
            </w:r>
            <w:proofErr w:type="gramEnd"/>
            <w:r w:rsidRPr="003D7E23">
              <w:rPr>
                <w:rFonts w:ascii="Courier New" w:eastAsia="Times New Roman" w:hAnsi="Courier New" w:cs="Courier New"/>
                <w:color w:val="000000"/>
                <w:kern w:val="0"/>
                <w:sz w:val="20"/>
                <w:szCs w:val="20"/>
                <w:lang w:val="en-GB" w:eastAsia="es-ES"/>
                <w14:ligatures w14:val="none"/>
              </w:rPr>
              <w:t xml:space="preserve">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w:t>
            </w:r>
            <w:proofErr w:type="gramStart"/>
            <w:r w:rsidRPr="003D7E23">
              <w:rPr>
                <w:rFonts w:ascii="Courier New" w:eastAsia="Times New Roman" w:hAnsi="Courier New" w:cs="Courier New"/>
                <w:color w:val="000000"/>
                <w:kern w:val="0"/>
                <w:sz w:val="20"/>
                <w:szCs w:val="20"/>
                <w:lang w:val="en-GB" w:eastAsia="es-ES"/>
                <w14:ligatures w14:val="none"/>
              </w:rPr>
              <w:t>requirements.txt</w:t>
            </w:r>
            <w:proofErr w:type="gramEnd"/>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w:t>
            </w:r>
            <w:proofErr w:type="spellStart"/>
            <w:r w:rsidRPr="003D7E23">
              <w:rPr>
                <w:rFonts w:ascii="Courier New" w:eastAsia="Times New Roman" w:hAnsi="Courier New" w:cs="Courier New"/>
                <w:color w:val="000000"/>
                <w:kern w:val="0"/>
                <w:sz w:val="20"/>
                <w:szCs w:val="20"/>
                <w:lang w:eastAsia="es-ES"/>
                <w14:ligatures w14:val="none"/>
              </w:rPr>
              <w:t>python</w:t>
            </w:r>
            <w:proofErr w:type="spellEnd"/>
            <w:r w:rsidRPr="003D7E23">
              <w:rPr>
                <w:rFonts w:ascii="Courier New" w:eastAsia="Times New Roman" w:hAnsi="Courier New" w:cs="Courier New"/>
                <w:color w:val="000000"/>
                <w:kern w:val="0"/>
                <w:sz w:val="20"/>
                <w:szCs w:val="20"/>
                <w:lang w:eastAsia="es-ES"/>
                <w14:ligatures w14:val="none"/>
              </w:rPr>
              <w:t>", "app.py</w:t>
            </w:r>
            <w:proofErr w:type="gramStart"/>
            <w:r w:rsidRPr="003D7E23">
              <w:rPr>
                <w:rFonts w:ascii="Courier New" w:eastAsia="Times New Roman" w:hAnsi="Courier New" w:cs="Courier New"/>
                <w:color w:val="000000"/>
                <w:kern w:val="0"/>
                <w:sz w:val="20"/>
                <w:szCs w:val="20"/>
                <w:lang w:eastAsia="es-ES"/>
                <w14:ligatures w14:val="none"/>
              </w:rPr>
              <w:t>" ]</w:t>
            </w:r>
            <w:proofErr w:type="gramEnd"/>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183F2A19" w:rsidR="003D7E23" w:rsidRDefault="00472393" w:rsidP="00472393">
      <w:pPr>
        <w:pStyle w:val="Ttulo4"/>
      </w:pPr>
      <w:r>
        <w:t>Pipeline-jenkins.txt</w:t>
      </w:r>
    </w:p>
    <w:p w14:paraId="480DF1C8" w14:textId="6A6A9725" w:rsidR="00472393" w:rsidRPr="00472393" w:rsidRDefault="00472393" w:rsidP="00472393">
      <w:pPr>
        <w:pStyle w:val="Prrafodelista"/>
        <w:numPr>
          <w:ilvl w:val="0"/>
          <w:numId w:val="41"/>
        </w:numPr>
      </w:pPr>
      <w:r w:rsidRPr="00472393">
        <w:t>La etapa '</w:t>
      </w:r>
      <w:proofErr w:type="spellStart"/>
      <w:r w:rsidRPr="00472393">
        <w:t>checkout</w:t>
      </w:r>
      <w:proofErr w:type="spellEnd"/>
      <w:r w:rsidRPr="00472393">
        <w:t xml:space="preserve">' realiza la clonación de un repositorio </w:t>
      </w:r>
      <w:r>
        <w:t xml:space="preserve">de </w:t>
      </w:r>
      <w:proofErr w:type="spellStart"/>
      <w:r w:rsidRPr="00472393">
        <w:t>Git</w:t>
      </w:r>
      <w:r>
        <w:t>hub</w:t>
      </w:r>
      <w:proofErr w:type="spellEnd"/>
      <w:r w:rsidRPr="00472393">
        <w:t xml:space="preserve"> y muestra una lista de archivos con el comando </w:t>
      </w:r>
      <w:proofErr w:type="spellStart"/>
      <w:r w:rsidRPr="00472393">
        <w:t>ls</w:t>
      </w:r>
      <w:proofErr w:type="spellEnd"/>
      <w:r w:rsidRPr="00472393">
        <w:t xml:space="preserve"> -lat.</w:t>
      </w:r>
    </w:p>
    <w:p w14:paraId="5A0161F7" w14:textId="250249D9" w:rsidR="00472393" w:rsidRPr="00472393" w:rsidRDefault="00472393" w:rsidP="00472393">
      <w:pPr>
        <w:pStyle w:val="Prrafodelista"/>
        <w:numPr>
          <w:ilvl w:val="0"/>
          <w:numId w:val="41"/>
        </w:numPr>
      </w:pPr>
      <w:r w:rsidRPr="00472393">
        <w:t xml:space="preserve">La etapa 'Docker </w:t>
      </w:r>
      <w:proofErr w:type="spellStart"/>
      <w:r w:rsidRPr="00472393">
        <w:t>Build</w:t>
      </w:r>
      <w:proofErr w:type="spellEnd"/>
      <w:r w:rsidRPr="00472393">
        <w:t xml:space="preserve">' realiza la construcción de una imagen de Docker utilizando el </w:t>
      </w:r>
      <w:proofErr w:type="gramStart"/>
      <w:r w:rsidRPr="00472393">
        <w:t>directorio .</w:t>
      </w:r>
      <w:proofErr w:type="gramEnd"/>
      <w:r w:rsidRPr="00472393">
        <w:t>/</w:t>
      </w:r>
      <w:proofErr w:type="spellStart"/>
      <w:r w:rsidRPr="00472393">
        <w:t>DevicesSimulation</w:t>
      </w:r>
      <w:proofErr w:type="spellEnd"/>
      <w:r w:rsidRPr="00472393">
        <w:t xml:space="preserve">, donde se encuentra el </w:t>
      </w:r>
      <w:proofErr w:type="spellStart"/>
      <w:r w:rsidRPr="00472393">
        <w:t>Dockerfile</w:t>
      </w:r>
      <w:proofErr w:type="spellEnd"/>
      <w:r w:rsidRPr="00472393">
        <w:t xml:space="preserve"> de la app de Python que simula los dispositivos.</w:t>
      </w:r>
    </w:p>
    <w:p w14:paraId="0218388B" w14:textId="2976A3DC" w:rsidR="00472393" w:rsidRPr="00472393" w:rsidRDefault="00472393" w:rsidP="00472393">
      <w:pPr>
        <w:pStyle w:val="Prrafodelista"/>
        <w:numPr>
          <w:ilvl w:val="0"/>
          <w:numId w:val="41"/>
        </w:numPr>
      </w:pPr>
      <w:r w:rsidRPr="00472393">
        <w:t xml:space="preserve">La etapa 'Docker </w:t>
      </w:r>
      <w:proofErr w:type="spellStart"/>
      <w:r w:rsidRPr="00472393">
        <w:t>Push</w:t>
      </w:r>
      <w:proofErr w:type="spellEnd"/>
      <w:r w:rsidRPr="00472393">
        <w:t xml:space="preserve">' realiza el inicio de sesión en un registro de Docker utilizando las credenciales proporcionadas y luego </w:t>
      </w:r>
      <w:r>
        <w:t>sube</w:t>
      </w:r>
      <w:r w:rsidRPr="00472393">
        <w:t xml:space="preserve"> la imagen construida al re</w:t>
      </w:r>
      <w:r>
        <w:t xml:space="preserve">positorio en </w:t>
      </w:r>
      <w:proofErr w:type="spellStart"/>
      <w:r>
        <w:t>dockerhub</w:t>
      </w:r>
      <w:proofErr w:type="spellEnd"/>
      <w:r w:rsidRPr="00472393">
        <w:t>.</w:t>
      </w:r>
    </w:p>
    <w:p w14:paraId="763DF0FA" w14:textId="01BE9460" w:rsidR="00472393" w:rsidRPr="00472393" w:rsidRDefault="00472393" w:rsidP="00472393">
      <w:pPr>
        <w:pStyle w:val="Prrafodelista"/>
        <w:numPr>
          <w:ilvl w:val="0"/>
          <w:numId w:val="41"/>
        </w:numPr>
      </w:pPr>
      <w:r w:rsidRPr="00472393">
        <w:lastRenderedPageBreak/>
        <w:t>La etapa '</w:t>
      </w:r>
      <w:proofErr w:type="spellStart"/>
      <w:r w:rsidRPr="00472393">
        <w:t>Deploy</w:t>
      </w:r>
      <w:proofErr w:type="spellEnd"/>
      <w:r w:rsidRPr="00472393">
        <w:t xml:space="preserve"> pro' realiza el despliegue de la imagen de Docker en un clúster </w:t>
      </w:r>
      <w:proofErr w:type="spellStart"/>
      <w:r w:rsidRPr="00472393">
        <w:t>Kubernetes</w:t>
      </w:r>
      <w:proofErr w:type="spellEnd"/>
      <w:r w:rsidRPr="00472393">
        <w:t xml:space="preserve"> utilizando SSH. Elimina </w:t>
      </w:r>
      <w:r>
        <w:t>el</w:t>
      </w:r>
      <w:r w:rsidRPr="00472393">
        <w:t xml:space="preserve"> despliegue existente, crea un nuevo despliegue y escala el número de réplicas a 3.</w:t>
      </w:r>
    </w:p>
    <w:p w14:paraId="6435ACA4" w14:textId="77777777" w:rsidR="00472393" w:rsidRPr="00472393" w:rsidRDefault="00472393" w:rsidP="00472393"/>
    <w:tbl>
      <w:tblPr>
        <w:tblStyle w:val="Tablaconcuadrcula"/>
        <w:tblW w:w="0" w:type="auto"/>
        <w:tblLook w:val="04A0" w:firstRow="1" w:lastRow="0" w:firstColumn="1" w:lastColumn="0" w:noHBand="0" w:noVBand="1"/>
      </w:tblPr>
      <w:tblGrid>
        <w:gridCol w:w="8494"/>
      </w:tblGrid>
      <w:tr w:rsidR="00472393" w14:paraId="52154197" w14:textId="77777777" w:rsidTr="00472393">
        <w:tc>
          <w:tcPr>
            <w:tcW w:w="8494" w:type="dxa"/>
          </w:tcPr>
          <w:p w14:paraId="17A939C9" w14:textId="77777777" w:rsidR="00472393" w:rsidRPr="00472393" w:rsidRDefault="00472393" w:rsidP="00472393">
            <w:pPr>
              <w:rPr>
                <w:lang w:val="en-GB"/>
              </w:rPr>
            </w:pPr>
            <w:proofErr w:type="gramStart"/>
            <w:r w:rsidRPr="00472393">
              <w:rPr>
                <w:lang w:val="en-GB"/>
              </w:rPr>
              <w:t>#!groovy</w:t>
            </w:r>
            <w:proofErr w:type="gramEnd"/>
          </w:p>
          <w:p w14:paraId="521A9B6D" w14:textId="77777777" w:rsidR="00472393" w:rsidRPr="00472393" w:rsidRDefault="00472393" w:rsidP="00472393">
            <w:pPr>
              <w:rPr>
                <w:lang w:val="en-GB"/>
              </w:rPr>
            </w:pPr>
            <w:r w:rsidRPr="00472393">
              <w:rPr>
                <w:lang w:val="en-GB"/>
              </w:rPr>
              <w:t>pipeline {</w:t>
            </w:r>
          </w:p>
          <w:p w14:paraId="61C98268" w14:textId="77777777" w:rsidR="00472393" w:rsidRPr="00472393" w:rsidRDefault="00472393" w:rsidP="00472393">
            <w:pPr>
              <w:rPr>
                <w:lang w:val="en-GB"/>
              </w:rPr>
            </w:pPr>
            <w:r w:rsidRPr="00472393">
              <w:rPr>
                <w:lang w:val="en-GB"/>
              </w:rPr>
              <w:t xml:space="preserve">  agent none</w:t>
            </w:r>
          </w:p>
          <w:p w14:paraId="0A9CB982" w14:textId="77777777" w:rsidR="00472393" w:rsidRPr="00472393" w:rsidRDefault="00472393" w:rsidP="00472393">
            <w:pPr>
              <w:rPr>
                <w:lang w:val="en-GB"/>
              </w:rPr>
            </w:pPr>
            <w:r w:rsidRPr="00472393">
              <w:rPr>
                <w:lang w:val="en-GB"/>
              </w:rPr>
              <w:t xml:space="preserve">  stages {</w:t>
            </w:r>
          </w:p>
          <w:p w14:paraId="39856F04" w14:textId="77777777" w:rsidR="00472393" w:rsidRPr="00472393" w:rsidRDefault="00472393" w:rsidP="00472393">
            <w:pPr>
              <w:rPr>
                <w:lang w:val="en-GB"/>
              </w:rPr>
            </w:pPr>
            <w:r w:rsidRPr="00472393">
              <w:rPr>
                <w:lang w:val="en-GB"/>
              </w:rPr>
              <w:t xml:space="preserve">    stage('checkout') {</w:t>
            </w:r>
          </w:p>
          <w:p w14:paraId="4F00CE89" w14:textId="77777777" w:rsidR="00472393" w:rsidRPr="00472393" w:rsidRDefault="00472393" w:rsidP="00472393">
            <w:pPr>
              <w:rPr>
                <w:lang w:val="en-GB"/>
              </w:rPr>
            </w:pPr>
            <w:r w:rsidRPr="00472393">
              <w:rPr>
                <w:lang w:val="en-GB"/>
              </w:rPr>
              <w:tab/>
              <w:t xml:space="preserve">  agent any</w:t>
            </w:r>
          </w:p>
          <w:p w14:paraId="6D002EB1" w14:textId="77777777" w:rsidR="00472393" w:rsidRPr="00472393" w:rsidRDefault="00472393" w:rsidP="00472393">
            <w:pPr>
              <w:rPr>
                <w:lang w:val="en-GB"/>
              </w:rPr>
            </w:pPr>
            <w:r w:rsidRPr="00472393">
              <w:rPr>
                <w:lang w:val="en-GB"/>
              </w:rPr>
              <w:t xml:space="preserve">      steps {</w:t>
            </w:r>
          </w:p>
          <w:p w14:paraId="3B0C1CBC" w14:textId="77777777" w:rsidR="00472393" w:rsidRPr="00472393" w:rsidRDefault="00472393" w:rsidP="00472393">
            <w:pPr>
              <w:rPr>
                <w:lang w:val="en-GB"/>
              </w:rPr>
            </w:pPr>
            <w:r w:rsidRPr="00472393">
              <w:rPr>
                <w:lang w:val="en-GB"/>
              </w:rPr>
              <w:t xml:space="preserve">            git branch: 'main',</w:t>
            </w:r>
          </w:p>
          <w:p w14:paraId="5AB72971" w14:textId="77777777" w:rsidR="00472393" w:rsidRPr="00472393" w:rsidRDefault="00472393" w:rsidP="00472393">
            <w:pPr>
              <w:rPr>
                <w:lang w:val="en-GB"/>
              </w:rPr>
            </w:pPr>
            <w:r w:rsidRPr="00472393">
              <w:rPr>
                <w:lang w:val="en-GB"/>
              </w:rPr>
              <w:t xml:space="preserve">            url: 'https://github.com/alfonsodiezramirez-upm/vagrant-ELK-edgeCluster.git'</w:t>
            </w:r>
          </w:p>
          <w:p w14:paraId="3FBDC964" w14:textId="77777777" w:rsidR="00472393" w:rsidRPr="00472393" w:rsidRDefault="00472393" w:rsidP="00472393">
            <w:pPr>
              <w:rPr>
                <w:lang w:val="en-GB"/>
              </w:rPr>
            </w:pPr>
            <w:r w:rsidRPr="00472393">
              <w:rPr>
                <w:lang w:val="en-GB"/>
              </w:rPr>
              <w:t xml:space="preserve">            </w:t>
            </w:r>
            <w:proofErr w:type="spellStart"/>
            <w:r w:rsidRPr="00472393">
              <w:rPr>
                <w:lang w:val="en-GB"/>
              </w:rPr>
              <w:t>sh</w:t>
            </w:r>
            <w:proofErr w:type="spellEnd"/>
            <w:r w:rsidRPr="00472393">
              <w:rPr>
                <w:lang w:val="en-GB"/>
              </w:rPr>
              <w:t xml:space="preserve"> "ls -</w:t>
            </w:r>
            <w:proofErr w:type="spellStart"/>
            <w:r w:rsidRPr="00472393">
              <w:rPr>
                <w:lang w:val="en-GB"/>
              </w:rPr>
              <w:t>lat</w:t>
            </w:r>
            <w:proofErr w:type="spellEnd"/>
            <w:r w:rsidRPr="00472393">
              <w:rPr>
                <w:lang w:val="en-GB"/>
              </w:rPr>
              <w:t>"</w:t>
            </w:r>
          </w:p>
          <w:p w14:paraId="6EE3C609" w14:textId="77777777" w:rsidR="00472393" w:rsidRPr="00472393" w:rsidRDefault="00472393" w:rsidP="00472393">
            <w:pPr>
              <w:rPr>
                <w:lang w:val="en-GB"/>
              </w:rPr>
            </w:pPr>
            <w:r w:rsidRPr="00472393">
              <w:rPr>
                <w:lang w:val="en-GB"/>
              </w:rPr>
              <w:t xml:space="preserve">        }</w:t>
            </w:r>
          </w:p>
          <w:p w14:paraId="333136C4" w14:textId="77777777" w:rsidR="00472393" w:rsidRPr="00472393" w:rsidRDefault="00472393" w:rsidP="00472393">
            <w:pPr>
              <w:rPr>
                <w:lang w:val="en-GB"/>
              </w:rPr>
            </w:pPr>
            <w:r w:rsidRPr="00472393">
              <w:rPr>
                <w:lang w:val="en-GB"/>
              </w:rPr>
              <w:t xml:space="preserve">    }</w:t>
            </w:r>
          </w:p>
          <w:p w14:paraId="020EBB79" w14:textId="77777777" w:rsidR="00472393" w:rsidRPr="00472393" w:rsidRDefault="00472393" w:rsidP="00472393">
            <w:pPr>
              <w:rPr>
                <w:lang w:val="en-GB"/>
              </w:rPr>
            </w:pPr>
            <w:r w:rsidRPr="00472393">
              <w:rPr>
                <w:lang w:val="en-GB"/>
              </w:rPr>
              <w:t xml:space="preserve">    </w:t>
            </w:r>
            <w:proofErr w:type="gramStart"/>
            <w:r w:rsidRPr="00472393">
              <w:rPr>
                <w:lang w:val="en-GB"/>
              </w:rPr>
              <w:t>stage(</w:t>
            </w:r>
            <w:proofErr w:type="gramEnd"/>
            <w:r w:rsidRPr="00472393">
              <w:rPr>
                <w:lang w:val="en-GB"/>
              </w:rPr>
              <w:t>'Docker Build') {</w:t>
            </w:r>
          </w:p>
          <w:p w14:paraId="0A3AC243" w14:textId="77777777" w:rsidR="00472393" w:rsidRPr="00472393" w:rsidRDefault="00472393" w:rsidP="00472393">
            <w:pPr>
              <w:rPr>
                <w:lang w:val="en-GB"/>
              </w:rPr>
            </w:pPr>
            <w:r w:rsidRPr="00472393">
              <w:rPr>
                <w:lang w:val="en-GB"/>
              </w:rPr>
              <w:t xml:space="preserve">        agent any</w:t>
            </w:r>
          </w:p>
          <w:p w14:paraId="0B3B4BC1" w14:textId="77777777" w:rsidR="00472393" w:rsidRPr="00472393" w:rsidRDefault="00472393" w:rsidP="00472393">
            <w:pPr>
              <w:rPr>
                <w:lang w:val="en-GB"/>
              </w:rPr>
            </w:pPr>
            <w:r w:rsidRPr="00472393">
              <w:rPr>
                <w:lang w:val="en-GB"/>
              </w:rPr>
              <w:t xml:space="preserve">        steps {</w:t>
            </w:r>
          </w:p>
          <w:p w14:paraId="7CD5D330" w14:textId="77777777" w:rsidR="00472393" w:rsidRPr="00472393" w:rsidRDefault="00472393" w:rsidP="00472393">
            <w:pPr>
              <w:rPr>
                <w:lang w:val="en-GB"/>
              </w:rPr>
            </w:pP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gramStart"/>
            <w:r w:rsidRPr="00472393">
              <w:rPr>
                <w:lang w:val="en-GB"/>
              </w:rPr>
              <w:t>cd .</w:t>
            </w:r>
            <w:proofErr w:type="gramEnd"/>
            <w:r w:rsidRPr="00472393">
              <w:rPr>
                <w:lang w:val="en-GB"/>
              </w:rPr>
              <w:t>/</w:t>
            </w:r>
            <w:proofErr w:type="spellStart"/>
            <w:r w:rsidRPr="00472393">
              <w:rPr>
                <w:lang w:val="en-GB"/>
              </w:rPr>
              <w:t>DevicesSimulation</w:t>
            </w:r>
            <w:proofErr w:type="spellEnd"/>
            <w:r w:rsidRPr="00472393">
              <w:rPr>
                <w:lang w:val="en-GB"/>
              </w:rPr>
              <w:t>"</w:t>
            </w:r>
          </w:p>
          <w:p w14:paraId="3213D034" w14:textId="77777777" w:rsidR="00472393" w:rsidRPr="00472393" w:rsidRDefault="00472393" w:rsidP="00472393">
            <w:pPr>
              <w:rPr>
                <w:lang w:val="en-GB"/>
              </w:rPr>
            </w:pPr>
            <w:r w:rsidRPr="00472393">
              <w:rPr>
                <w:lang w:val="en-GB"/>
              </w:rPr>
              <w:t xml:space="preserve">            </w:t>
            </w:r>
            <w:proofErr w:type="spellStart"/>
            <w:r w:rsidRPr="00472393">
              <w:rPr>
                <w:lang w:val="en-GB"/>
              </w:rPr>
              <w:t>sh</w:t>
            </w:r>
            <w:proofErr w:type="spellEnd"/>
            <w:r w:rsidRPr="00472393">
              <w:rPr>
                <w:lang w:val="en-GB"/>
              </w:rPr>
              <w:t xml:space="preserve"> "docker build -t </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 xml:space="preserve"> ./</w:t>
            </w:r>
            <w:proofErr w:type="spellStart"/>
            <w:r w:rsidRPr="00472393">
              <w:rPr>
                <w:lang w:val="en-GB"/>
              </w:rPr>
              <w:t>DevicesSimulation</w:t>
            </w:r>
            <w:proofErr w:type="spellEnd"/>
            <w:r w:rsidRPr="00472393">
              <w:rPr>
                <w:lang w:val="en-GB"/>
              </w:rPr>
              <w:t>"</w:t>
            </w:r>
          </w:p>
          <w:p w14:paraId="3D271FE6" w14:textId="77777777" w:rsidR="00472393" w:rsidRPr="00472393" w:rsidRDefault="00472393" w:rsidP="00472393">
            <w:pPr>
              <w:rPr>
                <w:lang w:val="en-GB"/>
              </w:rPr>
            </w:pPr>
            <w:r w:rsidRPr="00472393">
              <w:rPr>
                <w:lang w:val="en-GB"/>
              </w:rPr>
              <w:t xml:space="preserve">      }</w:t>
            </w:r>
          </w:p>
          <w:p w14:paraId="20FF9F8F" w14:textId="77777777" w:rsidR="00472393" w:rsidRPr="00472393" w:rsidRDefault="00472393" w:rsidP="00472393">
            <w:pPr>
              <w:rPr>
                <w:lang w:val="en-GB"/>
              </w:rPr>
            </w:pPr>
            <w:r w:rsidRPr="00472393">
              <w:rPr>
                <w:lang w:val="en-GB"/>
              </w:rPr>
              <w:t xml:space="preserve">    }</w:t>
            </w:r>
          </w:p>
          <w:p w14:paraId="09990519" w14:textId="77777777" w:rsidR="00472393" w:rsidRPr="00472393" w:rsidRDefault="00472393" w:rsidP="00472393">
            <w:pPr>
              <w:rPr>
                <w:lang w:val="en-GB"/>
              </w:rPr>
            </w:pPr>
            <w:r w:rsidRPr="00472393">
              <w:rPr>
                <w:lang w:val="en-GB"/>
              </w:rPr>
              <w:tab/>
            </w:r>
            <w:proofErr w:type="gramStart"/>
            <w:r w:rsidRPr="00472393">
              <w:rPr>
                <w:lang w:val="en-GB"/>
              </w:rPr>
              <w:t>stage(</w:t>
            </w:r>
            <w:proofErr w:type="gramEnd"/>
            <w:r w:rsidRPr="00472393">
              <w:rPr>
                <w:lang w:val="en-GB"/>
              </w:rPr>
              <w:t>'Docker Push') {</w:t>
            </w:r>
          </w:p>
          <w:p w14:paraId="4E6542E2" w14:textId="77777777" w:rsidR="00472393" w:rsidRPr="00472393" w:rsidRDefault="00472393" w:rsidP="00472393">
            <w:pPr>
              <w:rPr>
                <w:lang w:val="en-GB"/>
              </w:rPr>
            </w:pPr>
            <w:r w:rsidRPr="00472393">
              <w:rPr>
                <w:lang w:val="en-GB"/>
              </w:rPr>
              <w:t xml:space="preserve">        agent any</w:t>
            </w:r>
          </w:p>
          <w:p w14:paraId="1DC3B7CA" w14:textId="77777777" w:rsidR="00472393" w:rsidRPr="00472393" w:rsidRDefault="00472393" w:rsidP="00472393">
            <w:pPr>
              <w:rPr>
                <w:lang w:val="en-GB"/>
              </w:rPr>
            </w:pPr>
            <w:r w:rsidRPr="00472393">
              <w:rPr>
                <w:lang w:val="en-GB"/>
              </w:rPr>
              <w:t xml:space="preserve">        steps {</w:t>
            </w:r>
          </w:p>
          <w:p w14:paraId="786E7222" w14:textId="77777777" w:rsidR="00472393" w:rsidRPr="00472393" w:rsidRDefault="00472393" w:rsidP="00472393">
            <w:pPr>
              <w:rPr>
                <w:lang w:val="en-GB"/>
              </w:rPr>
            </w:pPr>
            <w:r w:rsidRPr="00472393">
              <w:rPr>
                <w:lang w:val="en-GB"/>
              </w:rPr>
              <w:t xml:space="preserve">            </w:t>
            </w:r>
            <w:proofErr w:type="spellStart"/>
            <w:proofErr w:type="gramStart"/>
            <w:r w:rsidRPr="00472393">
              <w:rPr>
                <w:lang w:val="en-GB"/>
              </w:rPr>
              <w:t>withCredentials</w:t>
            </w:r>
            <w:proofErr w:type="spellEnd"/>
            <w:r w:rsidRPr="00472393">
              <w:rPr>
                <w:lang w:val="en-GB"/>
              </w:rPr>
              <w:t>(</w:t>
            </w:r>
            <w:proofErr w:type="gramEnd"/>
            <w:r w:rsidRPr="00472393">
              <w:rPr>
                <w:lang w:val="en-GB"/>
              </w:rPr>
              <w:t>[</w:t>
            </w:r>
            <w:proofErr w:type="spellStart"/>
            <w:r w:rsidRPr="00472393">
              <w:rPr>
                <w:lang w:val="en-GB"/>
              </w:rPr>
              <w:t>usernamePassword</w:t>
            </w:r>
            <w:proofErr w:type="spellEnd"/>
            <w:r w:rsidRPr="00472393">
              <w:rPr>
                <w:lang w:val="en-GB"/>
              </w:rPr>
              <w:t>(</w:t>
            </w:r>
            <w:proofErr w:type="spellStart"/>
            <w:r w:rsidRPr="00472393">
              <w:rPr>
                <w:lang w:val="en-GB"/>
              </w:rPr>
              <w:t>credentialsId</w:t>
            </w:r>
            <w:proofErr w:type="spellEnd"/>
            <w:r w:rsidRPr="00472393">
              <w:rPr>
                <w:lang w:val="en-GB"/>
              </w:rPr>
              <w:t>: '</w:t>
            </w:r>
            <w:proofErr w:type="spellStart"/>
            <w:r w:rsidRPr="00472393">
              <w:rPr>
                <w:lang w:val="en-GB"/>
              </w:rPr>
              <w:t>dockerhub</w:t>
            </w:r>
            <w:proofErr w:type="spellEnd"/>
            <w:r w:rsidRPr="00472393">
              <w:rPr>
                <w:lang w:val="en-GB"/>
              </w:rPr>
              <w:t xml:space="preserve">', </w:t>
            </w:r>
            <w:proofErr w:type="spellStart"/>
            <w:r w:rsidRPr="00472393">
              <w:rPr>
                <w:lang w:val="en-GB"/>
              </w:rPr>
              <w:t>passwordVariable</w:t>
            </w:r>
            <w:proofErr w:type="spellEnd"/>
            <w:r w:rsidRPr="00472393">
              <w:rPr>
                <w:lang w:val="en-GB"/>
              </w:rPr>
              <w:t>: '</w:t>
            </w:r>
            <w:proofErr w:type="spellStart"/>
            <w:r w:rsidRPr="00472393">
              <w:rPr>
                <w:lang w:val="en-GB"/>
              </w:rPr>
              <w:t>dockerHubPassword</w:t>
            </w:r>
            <w:proofErr w:type="spellEnd"/>
            <w:r w:rsidRPr="00472393">
              <w:rPr>
                <w:lang w:val="en-GB"/>
              </w:rPr>
              <w:t xml:space="preserve">', </w:t>
            </w:r>
            <w:proofErr w:type="spellStart"/>
            <w:r w:rsidRPr="00472393">
              <w:rPr>
                <w:lang w:val="en-GB"/>
              </w:rPr>
              <w:t>usernameVariable</w:t>
            </w:r>
            <w:proofErr w:type="spellEnd"/>
            <w:r w:rsidRPr="00472393">
              <w:rPr>
                <w:lang w:val="en-GB"/>
              </w:rPr>
              <w:t>: '</w:t>
            </w:r>
            <w:proofErr w:type="spellStart"/>
            <w:r w:rsidRPr="00472393">
              <w:rPr>
                <w:lang w:val="en-GB"/>
              </w:rPr>
              <w:t>dockerHubUser</w:t>
            </w:r>
            <w:proofErr w:type="spellEnd"/>
            <w:r w:rsidRPr="00472393">
              <w:rPr>
                <w:lang w:val="en-GB"/>
              </w:rPr>
              <w:t>')]) {</w:t>
            </w:r>
          </w:p>
          <w:p w14:paraId="401D7392" w14:textId="77777777" w:rsidR="00472393" w:rsidRPr="00472393" w:rsidRDefault="00472393" w:rsidP="00472393">
            <w:pPr>
              <w:rPr>
                <w:lang w:val="en-GB"/>
              </w:rPr>
            </w:pPr>
            <w:r w:rsidRPr="00472393">
              <w:rPr>
                <w:lang w:val="en-GB"/>
              </w:rPr>
              <w:t xml:space="preserve">                </w:t>
            </w:r>
            <w:proofErr w:type="spellStart"/>
            <w:r w:rsidRPr="00472393">
              <w:rPr>
                <w:lang w:val="en-GB"/>
              </w:rPr>
              <w:t>sh</w:t>
            </w:r>
            <w:proofErr w:type="spellEnd"/>
            <w:r w:rsidRPr="00472393">
              <w:rPr>
                <w:lang w:val="en-GB"/>
              </w:rPr>
              <w:t xml:space="preserve"> "docker login -u ${</w:t>
            </w:r>
            <w:proofErr w:type="spellStart"/>
            <w:proofErr w:type="gramStart"/>
            <w:r w:rsidRPr="00472393">
              <w:rPr>
                <w:lang w:val="en-GB"/>
              </w:rPr>
              <w:t>env.dockerHubUser</w:t>
            </w:r>
            <w:proofErr w:type="spellEnd"/>
            <w:proofErr w:type="gramEnd"/>
            <w:r w:rsidRPr="00472393">
              <w:rPr>
                <w:lang w:val="en-GB"/>
              </w:rPr>
              <w:t>} -p ${</w:t>
            </w:r>
            <w:proofErr w:type="spellStart"/>
            <w:r w:rsidRPr="00472393">
              <w:rPr>
                <w:lang w:val="en-GB"/>
              </w:rPr>
              <w:t>env.dockerHubPassword</w:t>
            </w:r>
            <w:proofErr w:type="spellEnd"/>
            <w:r w:rsidRPr="00472393">
              <w:rPr>
                <w:lang w:val="en-GB"/>
              </w:rPr>
              <w:t>}"</w:t>
            </w:r>
          </w:p>
          <w:p w14:paraId="44E76D33" w14:textId="77777777" w:rsidR="00472393" w:rsidRPr="00472393" w:rsidRDefault="00472393" w:rsidP="00472393">
            <w:pPr>
              <w:rPr>
                <w:lang w:val="en-GB"/>
              </w:rPr>
            </w:pPr>
            <w:r w:rsidRPr="00472393">
              <w:rPr>
                <w:lang w:val="en-GB"/>
              </w:rPr>
              <w:t xml:space="preserve">                </w:t>
            </w:r>
            <w:proofErr w:type="spellStart"/>
            <w:r w:rsidRPr="00472393">
              <w:rPr>
                <w:lang w:val="en-GB"/>
              </w:rPr>
              <w:t>sh</w:t>
            </w:r>
            <w:proofErr w:type="spellEnd"/>
            <w:r w:rsidRPr="00472393">
              <w:rPr>
                <w:lang w:val="en-GB"/>
              </w:rPr>
              <w:t xml:space="preserve"> "docker push </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w:t>
            </w:r>
          </w:p>
          <w:p w14:paraId="7D550A1A" w14:textId="77777777" w:rsidR="00472393" w:rsidRPr="00472393" w:rsidRDefault="00472393" w:rsidP="00472393">
            <w:pPr>
              <w:rPr>
                <w:lang w:val="en-GB"/>
              </w:rPr>
            </w:pPr>
            <w:r w:rsidRPr="00472393">
              <w:rPr>
                <w:lang w:val="en-GB"/>
              </w:rPr>
              <w:t xml:space="preserve">            }</w:t>
            </w:r>
          </w:p>
          <w:p w14:paraId="427179B6" w14:textId="77777777" w:rsidR="00472393" w:rsidRPr="00472393" w:rsidRDefault="00472393" w:rsidP="00472393">
            <w:pPr>
              <w:rPr>
                <w:lang w:val="en-GB"/>
              </w:rPr>
            </w:pPr>
            <w:r w:rsidRPr="00472393">
              <w:rPr>
                <w:lang w:val="en-GB"/>
              </w:rPr>
              <w:t xml:space="preserve">        }</w:t>
            </w:r>
          </w:p>
          <w:p w14:paraId="1657151C" w14:textId="77777777" w:rsidR="00472393" w:rsidRPr="00472393" w:rsidRDefault="00472393" w:rsidP="00472393">
            <w:pPr>
              <w:rPr>
                <w:lang w:val="en-GB"/>
              </w:rPr>
            </w:pPr>
            <w:r w:rsidRPr="00472393">
              <w:rPr>
                <w:lang w:val="en-GB"/>
              </w:rPr>
              <w:t xml:space="preserve">    }</w:t>
            </w:r>
          </w:p>
          <w:p w14:paraId="25D18C6B" w14:textId="77777777" w:rsidR="00472393" w:rsidRPr="00472393" w:rsidRDefault="00472393" w:rsidP="00472393">
            <w:pPr>
              <w:rPr>
                <w:lang w:val="en-GB"/>
              </w:rPr>
            </w:pPr>
            <w:r w:rsidRPr="00472393">
              <w:rPr>
                <w:lang w:val="en-GB"/>
              </w:rPr>
              <w:tab/>
            </w:r>
            <w:proofErr w:type="gramStart"/>
            <w:r w:rsidRPr="00472393">
              <w:rPr>
                <w:lang w:val="en-GB"/>
              </w:rPr>
              <w:t>stage(</w:t>
            </w:r>
            <w:proofErr w:type="gramEnd"/>
            <w:r w:rsidRPr="00472393">
              <w:rPr>
                <w:lang w:val="en-GB"/>
              </w:rPr>
              <w:t>'Deploy pro') {</w:t>
            </w:r>
          </w:p>
          <w:p w14:paraId="7304B604" w14:textId="77777777" w:rsidR="00472393" w:rsidRPr="00472393" w:rsidRDefault="00472393" w:rsidP="00472393">
            <w:pPr>
              <w:rPr>
                <w:lang w:val="en-GB"/>
              </w:rPr>
            </w:pPr>
            <w:r w:rsidRPr="00472393">
              <w:rPr>
                <w:lang w:val="en-GB"/>
              </w:rPr>
              <w:t xml:space="preserve">        agent any</w:t>
            </w:r>
          </w:p>
          <w:p w14:paraId="16C7ACCB" w14:textId="77777777" w:rsidR="00472393" w:rsidRPr="00472393" w:rsidRDefault="00472393" w:rsidP="00472393">
            <w:pPr>
              <w:rPr>
                <w:lang w:val="en-GB"/>
              </w:rPr>
            </w:pPr>
            <w:r w:rsidRPr="00472393">
              <w:rPr>
                <w:lang w:val="en-GB"/>
              </w:rPr>
              <w:t xml:space="preserve">        steps {</w:t>
            </w:r>
          </w:p>
          <w:p w14:paraId="053CAC9C" w14:textId="77777777" w:rsidR="00472393" w:rsidRPr="00472393" w:rsidRDefault="00472393" w:rsidP="00472393">
            <w:pPr>
              <w:rPr>
                <w:lang w:val="en-GB"/>
              </w:rPr>
            </w:pPr>
            <w:r w:rsidRPr="00472393">
              <w:rPr>
                <w:lang w:val="en-GB"/>
              </w:rPr>
              <w:t xml:space="preserve">                </w:t>
            </w:r>
            <w:proofErr w:type="spellStart"/>
            <w:proofErr w:type="gramStart"/>
            <w:r w:rsidRPr="00472393">
              <w:rPr>
                <w:lang w:val="en-GB"/>
              </w:rPr>
              <w:t>sshagent</w:t>
            </w:r>
            <w:proofErr w:type="spellEnd"/>
            <w:r w:rsidRPr="00472393">
              <w:rPr>
                <w:lang w:val="en-GB"/>
              </w:rPr>
              <w:t>(</w:t>
            </w:r>
            <w:proofErr w:type="gramEnd"/>
            <w:r w:rsidRPr="00472393">
              <w:rPr>
                <w:lang w:val="en-GB"/>
              </w:rPr>
              <w:t>credentials : ['</w:t>
            </w:r>
            <w:proofErr w:type="spellStart"/>
            <w:r w:rsidRPr="00472393">
              <w:rPr>
                <w:lang w:val="en-GB"/>
              </w:rPr>
              <w:t>kubemaster</w:t>
            </w:r>
            <w:proofErr w:type="spellEnd"/>
            <w:r w:rsidRPr="00472393">
              <w:rPr>
                <w:lang w:val="en-GB"/>
              </w:rPr>
              <w:t>']) {</w:t>
            </w:r>
          </w:p>
          <w:p w14:paraId="03B68D61" w14:textId="77777777" w:rsidR="00472393" w:rsidRPr="00472393" w:rsidRDefault="00472393" w:rsidP="00472393">
            <w:pPr>
              <w:rPr>
                <w:lang w:val="en-GB"/>
              </w:rPr>
            </w:pPr>
            <w:r w:rsidRPr="00472393">
              <w:rPr>
                <w:lang w:val="en-GB"/>
              </w:rPr>
              <w:t xml:space="preserve">                    echo "</w:t>
            </w:r>
            <w:proofErr w:type="gramStart"/>
            <w:r w:rsidRPr="00472393">
              <w:rPr>
                <w:lang w:val="en-GB"/>
              </w:rPr>
              <w:t>deploying"</w:t>
            </w:r>
            <w:proofErr w:type="gramEnd"/>
          </w:p>
          <w:p w14:paraId="0D5A7844" w14:textId="77777777" w:rsidR="00472393" w:rsidRPr="00472393" w:rsidRDefault="00472393" w:rsidP="00472393">
            <w:pPr>
              <w:rPr>
                <w:lang w:val="en-GB"/>
              </w:rPr>
            </w:pPr>
            <w:r w:rsidRPr="00472393">
              <w:rPr>
                <w:lang w:val="en-GB"/>
              </w:rPr>
              <w:t xml:space="preserve">                    </w:t>
            </w:r>
            <w:proofErr w:type="spellStart"/>
            <w:proofErr w:type="gramStart"/>
            <w:r w:rsidRPr="00472393">
              <w:rPr>
                <w:lang w:val="en-GB"/>
              </w:rPr>
              <w:t>withCredentials</w:t>
            </w:r>
            <w:proofErr w:type="spellEnd"/>
            <w:r w:rsidRPr="00472393">
              <w:rPr>
                <w:lang w:val="en-GB"/>
              </w:rPr>
              <w:t>(</w:t>
            </w:r>
            <w:proofErr w:type="gramEnd"/>
            <w:r w:rsidRPr="00472393">
              <w:rPr>
                <w:lang w:val="en-GB"/>
              </w:rPr>
              <w:t>[</w:t>
            </w:r>
            <w:proofErr w:type="spellStart"/>
            <w:r w:rsidRPr="00472393">
              <w:rPr>
                <w:lang w:val="en-GB"/>
              </w:rPr>
              <w:t>sshUserPrivateKey</w:t>
            </w:r>
            <w:proofErr w:type="spellEnd"/>
            <w:r w:rsidRPr="00472393">
              <w:rPr>
                <w:lang w:val="en-GB"/>
              </w:rPr>
              <w:t>(</w:t>
            </w:r>
            <w:proofErr w:type="spellStart"/>
            <w:r w:rsidRPr="00472393">
              <w:rPr>
                <w:lang w:val="en-GB"/>
              </w:rPr>
              <w:t>credentialsId</w:t>
            </w:r>
            <w:proofErr w:type="spellEnd"/>
            <w:r w:rsidRPr="00472393">
              <w:rPr>
                <w:lang w:val="en-GB"/>
              </w:rPr>
              <w:t>: '</w:t>
            </w:r>
            <w:proofErr w:type="spellStart"/>
            <w:r w:rsidRPr="00472393">
              <w:rPr>
                <w:lang w:val="en-GB"/>
              </w:rPr>
              <w:t>kubemaster</w:t>
            </w:r>
            <w:proofErr w:type="spellEnd"/>
            <w:r w:rsidRPr="00472393">
              <w:rPr>
                <w:lang w:val="en-GB"/>
              </w:rPr>
              <w:t xml:space="preserve">', </w:t>
            </w:r>
            <w:proofErr w:type="spellStart"/>
            <w:r w:rsidRPr="00472393">
              <w:rPr>
                <w:lang w:val="en-GB"/>
              </w:rPr>
              <w:t>keyFileVariable</w:t>
            </w:r>
            <w:proofErr w:type="spellEnd"/>
            <w:r w:rsidRPr="00472393">
              <w:rPr>
                <w:lang w:val="en-GB"/>
              </w:rPr>
              <w:t xml:space="preserve">: 'identity', </w:t>
            </w:r>
            <w:proofErr w:type="spellStart"/>
            <w:r w:rsidRPr="00472393">
              <w:rPr>
                <w:lang w:val="en-GB"/>
              </w:rPr>
              <w:t>passphraseVariable</w:t>
            </w:r>
            <w:proofErr w:type="spellEnd"/>
            <w:r w:rsidRPr="00472393">
              <w:rPr>
                <w:lang w:val="en-GB"/>
              </w:rPr>
              <w:t xml:space="preserve">: '', </w:t>
            </w:r>
            <w:proofErr w:type="spellStart"/>
            <w:r w:rsidRPr="00472393">
              <w:rPr>
                <w:lang w:val="en-GB"/>
              </w:rPr>
              <w:t>usernameVariable</w:t>
            </w:r>
            <w:proofErr w:type="spellEnd"/>
            <w:r w:rsidRPr="00472393">
              <w:rPr>
                <w:lang w:val="en-GB"/>
              </w:rPr>
              <w:t>: '</w:t>
            </w:r>
            <w:proofErr w:type="spellStart"/>
            <w:r w:rsidRPr="00472393">
              <w:rPr>
                <w:lang w:val="en-GB"/>
              </w:rPr>
              <w:t>userName</w:t>
            </w:r>
            <w:proofErr w:type="spellEnd"/>
            <w:r w:rsidRPr="00472393">
              <w:rPr>
                <w:lang w:val="en-GB"/>
              </w:rPr>
              <w:t>')]){</w:t>
            </w:r>
          </w:p>
          <w:p w14:paraId="62C47AC1" w14:textId="77777777" w:rsidR="00472393" w:rsidRPr="00472393" w:rsidRDefault="00472393" w:rsidP="00472393">
            <w:pPr>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-keygen -f '/var/lib/</w:t>
            </w:r>
            <w:proofErr w:type="spellStart"/>
            <w:r w:rsidRPr="00472393">
              <w:rPr>
                <w:lang w:val="en-GB"/>
              </w:rPr>
              <w:t>jenkins</w:t>
            </w:r>
            <w:proofErr w:type="spellEnd"/>
            <w:r w:rsidRPr="00472393">
              <w:rPr>
                <w:lang w:val="en-GB"/>
              </w:rPr>
              <w:t>/.</w:t>
            </w:r>
            <w:proofErr w:type="spellStart"/>
            <w:r w:rsidRPr="00472393">
              <w:rPr>
                <w:lang w:val="en-GB"/>
              </w:rPr>
              <w:t>ssh</w:t>
            </w:r>
            <w:proofErr w:type="spellEnd"/>
            <w:r w:rsidRPr="00472393">
              <w:rPr>
                <w:lang w:val="en-GB"/>
              </w:rPr>
              <w:t>/</w:t>
            </w:r>
            <w:proofErr w:type="spellStart"/>
            <w:r w:rsidRPr="00472393">
              <w:rPr>
                <w:lang w:val="en-GB"/>
              </w:rPr>
              <w:t>known_hosts</w:t>
            </w:r>
            <w:proofErr w:type="spellEnd"/>
            <w:r w:rsidRPr="00472393">
              <w:rPr>
                <w:lang w:val="en-GB"/>
              </w:rPr>
              <w:t xml:space="preserve">' -R '192.168.22.30' || </w:t>
            </w:r>
            <w:proofErr w:type="gramStart"/>
            <w:r w:rsidRPr="00472393">
              <w:rPr>
                <w:lang w:val="en-GB"/>
              </w:rPr>
              <w:t>true"</w:t>
            </w:r>
            <w:proofErr w:type="gramEnd"/>
            <w:r w:rsidRPr="00472393">
              <w:rPr>
                <w:lang w:val="en-GB"/>
              </w:rPr>
              <w:t xml:space="preserve"> </w:t>
            </w:r>
          </w:p>
          <w:p w14:paraId="26A624D8" w14:textId="77777777" w:rsidR="00472393" w:rsidRPr="00472393" w:rsidRDefault="00472393" w:rsidP="00472393">
            <w:pPr>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delete deployments devices' || true" </w:t>
            </w:r>
          </w:p>
          <w:p w14:paraId="4EE02711" w14:textId="77777777" w:rsidR="00472393" w:rsidRPr="00472393" w:rsidRDefault="00472393" w:rsidP="00472393">
            <w:pPr>
              <w:rPr>
                <w:lang w:val="en-GB"/>
              </w:rPr>
            </w:pPr>
          </w:p>
          <w:p w14:paraId="0847A4A6" w14:textId="77777777" w:rsidR="00472393" w:rsidRPr="00472393" w:rsidRDefault="00472393" w:rsidP="00472393">
            <w:pPr>
              <w:rPr>
                <w:lang w:val="en-GB"/>
              </w:rPr>
            </w:pPr>
            <w:r w:rsidRPr="00472393">
              <w:rPr>
                <w:lang w:val="en-GB"/>
              </w:rPr>
              <w:lastRenderedPageBreak/>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create deployment --image=</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 xml:space="preserve"> devices'"</w:t>
            </w:r>
          </w:p>
          <w:p w14:paraId="3F84363E" w14:textId="77777777" w:rsidR="00472393" w:rsidRPr="00472393" w:rsidRDefault="00472393" w:rsidP="00472393">
            <w:pPr>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scale --replicas=3 deployment/devices'"</w:t>
            </w:r>
          </w:p>
          <w:p w14:paraId="4E21BC5E" w14:textId="77777777" w:rsidR="00472393" w:rsidRDefault="00472393" w:rsidP="00472393">
            <w:r w:rsidRPr="00472393">
              <w:rPr>
                <w:lang w:val="en-GB"/>
              </w:rPr>
              <w:t xml:space="preserve">                    </w:t>
            </w:r>
            <w:r>
              <w:t>}</w:t>
            </w:r>
          </w:p>
          <w:p w14:paraId="7F4445CD" w14:textId="77777777" w:rsidR="00472393" w:rsidRDefault="00472393" w:rsidP="00472393">
            <w:r>
              <w:t xml:space="preserve">                }</w:t>
            </w:r>
          </w:p>
          <w:p w14:paraId="7936B9A3" w14:textId="77777777" w:rsidR="00472393" w:rsidRDefault="00472393" w:rsidP="00472393">
            <w:r>
              <w:t xml:space="preserve">        </w:t>
            </w:r>
          </w:p>
          <w:p w14:paraId="437C9F45" w14:textId="77777777" w:rsidR="00472393" w:rsidRDefault="00472393" w:rsidP="00472393">
            <w:r>
              <w:t xml:space="preserve">      }</w:t>
            </w:r>
          </w:p>
          <w:p w14:paraId="1EF6FA0D" w14:textId="77777777" w:rsidR="00472393" w:rsidRDefault="00472393" w:rsidP="00472393">
            <w:r>
              <w:t xml:space="preserve">    }</w:t>
            </w:r>
          </w:p>
          <w:p w14:paraId="03E3925A" w14:textId="77777777" w:rsidR="00472393" w:rsidRDefault="00472393" w:rsidP="00472393">
            <w:r>
              <w:t xml:space="preserve">  }</w:t>
            </w:r>
          </w:p>
          <w:p w14:paraId="20E025C2" w14:textId="4C724110" w:rsidR="00472393" w:rsidRDefault="00472393" w:rsidP="00472393">
            <w:r>
              <w:t>}</w:t>
            </w:r>
          </w:p>
        </w:tc>
      </w:tr>
    </w:tbl>
    <w:p w14:paraId="4E5C8896" w14:textId="77777777" w:rsidR="00472393" w:rsidRPr="003D7E23" w:rsidRDefault="00472393" w:rsidP="008C19F1"/>
    <w:p w14:paraId="5B336188" w14:textId="4C804636" w:rsidR="00E72979" w:rsidRPr="007D785B" w:rsidRDefault="00E72979" w:rsidP="002C2BA6">
      <w:pPr>
        <w:pStyle w:val="Ttulo3"/>
        <w:numPr>
          <w:ilvl w:val="0"/>
          <w:numId w:val="27"/>
        </w:numPr>
      </w:pPr>
      <w:bookmarkStart w:id="504" w:name="_Toc140005151"/>
      <w:r>
        <w:t>Archivos de configuración:</w:t>
      </w:r>
      <w:bookmarkEnd w:id="504"/>
    </w:p>
    <w:p w14:paraId="63C46BB7" w14:textId="19A3379A" w:rsidR="007D785B" w:rsidRDefault="00EE15C3" w:rsidP="00EE15C3">
      <w:pPr>
        <w:pStyle w:val="Ttulo4"/>
      </w:pPr>
      <w:proofErr w:type="spellStart"/>
      <w:r>
        <w:t>Pipelines.yml</w:t>
      </w:r>
      <w:proofErr w:type="spellEnd"/>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beatstoelastic</w:t>
            </w:r>
            <w:proofErr w:type="spellEnd"/>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path.config</w:t>
            </w:r>
            <w:proofErr w:type="spellEnd"/>
            <w:r w:rsidRPr="00C608B9">
              <w:rPr>
                <w:rFonts w:ascii="Courier New" w:eastAsia="Times New Roman" w:hAnsi="Courier New" w:cs="Courier New"/>
                <w:color w:val="000000"/>
                <w:kern w:val="0"/>
                <w:sz w:val="20"/>
                <w:szCs w:val="20"/>
                <w:lang w:val="en-US" w:eastAsia="es-ES"/>
                <w14:ligatures w14:val="none"/>
              </w:rPr>
              <w:t>: "/</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proofErr w:type="gramStart"/>
            <w:r w:rsidRPr="00EE15C3">
              <w:rPr>
                <w:rFonts w:ascii="Courier New" w:eastAsia="Times New Roman" w:hAnsi="Courier New" w:cs="Courier New"/>
                <w:b/>
                <w:bCs/>
                <w:color w:val="000080"/>
                <w:kern w:val="0"/>
                <w:sz w:val="20"/>
                <w:szCs w:val="20"/>
                <w:lang w:eastAsia="es-ES"/>
                <w14:ligatures w14:val="none"/>
              </w:rPr>
              <w:t>pipeline.workers</w:t>
            </w:r>
            <w:proofErr w:type="spellEnd"/>
            <w:proofErr w:type="gramEnd"/>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proofErr w:type="spellStart"/>
      <w:r>
        <w:t>Filebeat.yml</w:t>
      </w:r>
      <w:proofErr w:type="spellEnd"/>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filebeat.inputs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mqtt</w:t>
            </w:r>
            <w:proofErr w:type="spellEnd"/>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w:t>
            </w:r>
            <w:proofErr w:type="spellStart"/>
            <w:r w:rsidRPr="00177795">
              <w:rPr>
                <w:rFonts w:ascii="Courier New" w:eastAsia="Times New Roman" w:hAnsi="Courier New" w:cs="Courier New"/>
                <w:color w:val="000000"/>
                <w:kern w:val="0"/>
                <w:sz w:val="20"/>
                <w:szCs w:val="20"/>
                <w:lang w:eastAsia="es-ES"/>
                <w14:ligatures w14:val="none"/>
              </w:rPr>
              <w:t>tcp</w:t>
            </w:r>
            <w:proofErr w:type="spellEnd"/>
            <w:r w:rsidRPr="00177795">
              <w:rPr>
                <w:rFonts w:ascii="Courier New" w:eastAsia="Times New Roman" w:hAnsi="Courier New" w:cs="Courier New"/>
                <w:color w:val="000000"/>
                <w:kern w:val="0"/>
                <w:sz w:val="20"/>
                <w:szCs w:val="20"/>
                <w:lang w:eastAsia="es-ES"/>
                <w14:ligatures w14:val="none"/>
              </w:rPr>
              <w:t>://127.0.0.1:1883'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topics</w:t>
            </w:r>
            <w:proofErr w:type="spellEnd"/>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qos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client_id</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filebeat_mqtt</w:t>
            </w:r>
            <w:proofErr w:type="spellEnd"/>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output.logstash</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ttl</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logging.level</w:t>
            </w:r>
            <w:proofErr w:type="spellEnd"/>
            <w:proofErr w:type="gramEnd"/>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proofErr w:type="spellStart"/>
            <w:r w:rsidRPr="00C608B9">
              <w:rPr>
                <w:rFonts w:ascii="Courier New" w:eastAsia="Times New Roman" w:hAnsi="Courier New" w:cs="Courier New"/>
                <w:b/>
                <w:bCs/>
                <w:color w:val="000080"/>
                <w:kern w:val="0"/>
                <w:sz w:val="20"/>
                <w:szCs w:val="20"/>
                <w:lang w:val="en-US" w:eastAsia="es-ES"/>
                <w14:ligatures w14:val="none"/>
              </w:rPr>
              <w:t>logging.to_files</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logging.files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xml:space="preserve">: </w:t>
            </w:r>
            <w:proofErr w:type="spellStart"/>
            <w:r w:rsidRPr="00A46861">
              <w:rPr>
                <w:rFonts w:ascii="Courier New" w:eastAsia="Times New Roman" w:hAnsi="Courier New" w:cs="Courier New"/>
                <w:color w:val="000000"/>
                <w:kern w:val="0"/>
                <w:sz w:val="20"/>
                <w:szCs w:val="20"/>
                <w:lang w:val="en-GB" w:eastAsia="es-ES"/>
                <w14:ligatures w14:val="none"/>
              </w:rPr>
              <w:t>filebeat</w:t>
            </w:r>
            <w:proofErr w:type="spellEnd"/>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keepfiles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permissions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proofErr w:type="spellStart"/>
      <w:r w:rsidRPr="00177795">
        <w:t>beatstoelastic.config</w:t>
      </w:r>
      <w:proofErr w:type="spellEnd"/>
    </w:p>
    <w:p w14:paraId="71158B0E" w14:textId="77777777" w:rsidR="006D7C8B" w:rsidRPr="006D7C8B" w:rsidRDefault="006D7C8B" w:rsidP="006D7C8B">
      <w:pPr>
        <w:numPr>
          <w:ilvl w:val="0"/>
          <w:numId w:val="38"/>
        </w:numPr>
      </w:pPr>
      <w:r w:rsidRPr="006D7C8B">
        <w:t>Input (Entrada):</w:t>
      </w:r>
    </w:p>
    <w:p w14:paraId="62847A77" w14:textId="340DF8A6" w:rsidR="006D7C8B" w:rsidRPr="006D7C8B" w:rsidRDefault="006D7C8B" w:rsidP="006D7C8B">
      <w:pPr>
        <w:numPr>
          <w:ilvl w:val="1"/>
          <w:numId w:val="38"/>
        </w:numPr>
      </w:pPr>
      <w:r>
        <w:t>Se u</w:t>
      </w:r>
      <w:r w:rsidRPr="006D7C8B">
        <w:t>tiliza el plugin "</w:t>
      </w:r>
      <w:proofErr w:type="spellStart"/>
      <w:r w:rsidRPr="006D7C8B">
        <w:t>beats</w:t>
      </w:r>
      <w:proofErr w:type="spellEnd"/>
      <w:r w:rsidRPr="006D7C8B">
        <w:t xml:space="preserve">" para recibir datos desde un cliente </w:t>
      </w:r>
      <w:proofErr w:type="spellStart"/>
      <w:r w:rsidRPr="006D7C8B">
        <w:t>Beats</w:t>
      </w:r>
      <w:proofErr w:type="spellEnd"/>
      <w:r>
        <w:t xml:space="preserve"> a través de peticiones al puerto 5044</w:t>
      </w:r>
      <w:r w:rsidRPr="006D7C8B">
        <w:t>.</w:t>
      </w:r>
    </w:p>
    <w:p w14:paraId="0F5B141B" w14:textId="77777777" w:rsidR="006D7C8B" w:rsidRPr="006D7C8B" w:rsidRDefault="006D7C8B" w:rsidP="006D7C8B">
      <w:pPr>
        <w:numPr>
          <w:ilvl w:val="1"/>
          <w:numId w:val="38"/>
        </w:numPr>
      </w:pPr>
      <w:proofErr w:type="spellStart"/>
      <w:r w:rsidRPr="006D7C8B">
        <w:t>client_inactivity_timeout</w:t>
      </w:r>
      <w:proofErr w:type="spellEnd"/>
      <w:r w:rsidRPr="006D7C8B">
        <w:t xml:space="preserve"> =&gt; 3000: Configura el tiempo de inactividad en milisegundos después del cual se cerrará una conexión si no hay actividad.</w:t>
      </w:r>
    </w:p>
    <w:p w14:paraId="341F005D" w14:textId="77777777" w:rsidR="006D7C8B" w:rsidRPr="006D7C8B" w:rsidRDefault="006D7C8B" w:rsidP="006D7C8B">
      <w:pPr>
        <w:numPr>
          <w:ilvl w:val="1"/>
          <w:numId w:val="38"/>
        </w:numPr>
      </w:pPr>
      <w:proofErr w:type="spellStart"/>
      <w:r w:rsidRPr="006D7C8B">
        <w:lastRenderedPageBreak/>
        <w:t>port</w:t>
      </w:r>
      <w:proofErr w:type="spellEnd"/>
      <w:r w:rsidRPr="006D7C8B">
        <w:t xml:space="preserve"> =&gt; 5044: Especifica el puerto en el que </w:t>
      </w:r>
      <w:proofErr w:type="spellStart"/>
      <w:r w:rsidRPr="006D7C8B">
        <w:t>Logstash</w:t>
      </w:r>
      <w:proofErr w:type="spellEnd"/>
      <w:r w:rsidRPr="006D7C8B">
        <w:t xml:space="preserve"> escucha los eventos entrantes.</w:t>
      </w:r>
    </w:p>
    <w:p w14:paraId="245DBE3D" w14:textId="77777777" w:rsidR="006D7C8B" w:rsidRPr="006D7C8B" w:rsidRDefault="006D7C8B" w:rsidP="006D7C8B">
      <w:pPr>
        <w:numPr>
          <w:ilvl w:val="1"/>
          <w:numId w:val="38"/>
        </w:numPr>
      </w:pPr>
      <w:proofErr w:type="spellStart"/>
      <w:r w:rsidRPr="006D7C8B">
        <w:t>ssl</w:t>
      </w:r>
      <w:proofErr w:type="spellEnd"/>
      <w:r w:rsidRPr="006D7C8B">
        <w:t xml:space="preserve"> =&gt; false: Indica que la comunicación con el cliente </w:t>
      </w:r>
      <w:proofErr w:type="spellStart"/>
      <w:r w:rsidRPr="006D7C8B">
        <w:t>Beats</w:t>
      </w:r>
      <w:proofErr w:type="spellEnd"/>
      <w:r w:rsidRPr="006D7C8B">
        <w:t xml:space="preserve"> no utiliza SSL.</w:t>
      </w:r>
    </w:p>
    <w:p w14:paraId="3B57E474" w14:textId="77777777" w:rsidR="006D7C8B" w:rsidRPr="006D7C8B" w:rsidRDefault="006D7C8B" w:rsidP="006D7C8B">
      <w:pPr>
        <w:numPr>
          <w:ilvl w:val="0"/>
          <w:numId w:val="38"/>
        </w:numPr>
      </w:pPr>
      <w:proofErr w:type="spellStart"/>
      <w:r w:rsidRPr="006D7C8B">
        <w:t>Filter</w:t>
      </w:r>
      <w:proofErr w:type="spellEnd"/>
      <w:r w:rsidRPr="006D7C8B">
        <w:t xml:space="preserve"> (Filtro):</w:t>
      </w:r>
    </w:p>
    <w:p w14:paraId="35E41C1E" w14:textId="081E6018" w:rsidR="006D7C8B" w:rsidRPr="006D7C8B" w:rsidRDefault="006D7C8B" w:rsidP="006D7C8B">
      <w:pPr>
        <w:numPr>
          <w:ilvl w:val="1"/>
          <w:numId w:val="38"/>
        </w:numPr>
      </w:pPr>
      <w:r w:rsidRPr="006D7C8B">
        <w:t>Utiliza el plugin "</w:t>
      </w:r>
      <w:proofErr w:type="spellStart"/>
      <w:r w:rsidRPr="006D7C8B">
        <w:t>json</w:t>
      </w:r>
      <w:proofErr w:type="spellEnd"/>
      <w:r w:rsidRPr="006D7C8B">
        <w:t>" para analizar el campo "</w:t>
      </w:r>
      <w:proofErr w:type="spellStart"/>
      <w:r w:rsidRPr="006D7C8B">
        <w:t>message</w:t>
      </w:r>
      <w:proofErr w:type="spellEnd"/>
      <w:r w:rsidRPr="006D7C8B">
        <w:t>" y convertirlo en una estructura JSON.</w:t>
      </w:r>
      <w:r>
        <w:t xml:space="preserve"> Los campos </w:t>
      </w:r>
      <w:proofErr w:type="spellStart"/>
      <w:r>
        <w:t>parseados</w:t>
      </w:r>
      <w:proofErr w:type="spellEnd"/>
      <w:r>
        <w:t xml:space="preserve"> se almacenan en la raíz del documento.</w:t>
      </w:r>
    </w:p>
    <w:p w14:paraId="0B178CE8" w14:textId="77777777" w:rsidR="006D7C8B" w:rsidRPr="006D7C8B" w:rsidRDefault="006D7C8B" w:rsidP="006D7C8B">
      <w:pPr>
        <w:numPr>
          <w:ilvl w:val="1"/>
          <w:numId w:val="38"/>
        </w:numPr>
      </w:pPr>
      <w:proofErr w:type="spellStart"/>
      <w:r w:rsidRPr="006D7C8B">
        <w:t>source</w:t>
      </w:r>
      <w:proofErr w:type="spellEnd"/>
      <w:r w:rsidRPr="006D7C8B">
        <w:t xml:space="preserve"> =&gt; "</w:t>
      </w:r>
      <w:proofErr w:type="spellStart"/>
      <w:r w:rsidRPr="006D7C8B">
        <w:t>message</w:t>
      </w:r>
      <w:proofErr w:type="spellEnd"/>
      <w:r w:rsidRPr="006D7C8B">
        <w:t>": Especifica el campo que se utilizará como origen para el análisis JSON.</w:t>
      </w:r>
    </w:p>
    <w:p w14:paraId="21856A3D" w14:textId="77777777" w:rsidR="006D7C8B" w:rsidRPr="006D7C8B" w:rsidRDefault="006D7C8B" w:rsidP="006D7C8B">
      <w:pPr>
        <w:numPr>
          <w:ilvl w:val="1"/>
          <w:numId w:val="38"/>
        </w:numPr>
      </w:pPr>
      <w:r w:rsidRPr="006D7C8B">
        <w:t>Utiliza el plugin "</w:t>
      </w:r>
      <w:proofErr w:type="spellStart"/>
      <w:r w:rsidRPr="006D7C8B">
        <w:t>mutate</w:t>
      </w:r>
      <w:proofErr w:type="spellEnd"/>
      <w:r w:rsidRPr="006D7C8B">
        <w:t>" para realizar modificaciones en los campos del evento.</w:t>
      </w:r>
    </w:p>
    <w:p w14:paraId="1649645A" w14:textId="77777777" w:rsidR="006D7C8B" w:rsidRPr="006D7C8B" w:rsidRDefault="006D7C8B" w:rsidP="006D7C8B">
      <w:pPr>
        <w:numPr>
          <w:ilvl w:val="1"/>
          <w:numId w:val="38"/>
        </w:numPr>
      </w:pPr>
      <w:proofErr w:type="spellStart"/>
      <w:r w:rsidRPr="006D7C8B">
        <w:t>remove_field</w:t>
      </w:r>
      <w:proofErr w:type="spellEnd"/>
      <w:r w:rsidRPr="006D7C8B">
        <w:t xml:space="preserve"> =&gt; [ "</w:t>
      </w:r>
      <w:proofErr w:type="spellStart"/>
      <w:r w:rsidRPr="006D7C8B">
        <w:t>message</w:t>
      </w:r>
      <w:proofErr w:type="spellEnd"/>
      <w:r w:rsidRPr="006D7C8B">
        <w:t>", "</w:t>
      </w:r>
      <w:proofErr w:type="spellStart"/>
      <w:r w:rsidRPr="006D7C8B">
        <w:t>agent</w:t>
      </w:r>
      <w:proofErr w:type="spellEnd"/>
      <w:r w:rsidRPr="006D7C8B">
        <w:t>", "</w:t>
      </w:r>
      <w:proofErr w:type="spellStart"/>
      <w:r w:rsidRPr="006D7C8B">
        <w:t>ecs</w:t>
      </w:r>
      <w:proofErr w:type="spellEnd"/>
      <w:proofErr w:type="gramStart"/>
      <w:r w:rsidRPr="006D7C8B">
        <w:t>" ]</w:t>
      </w:r>
      <w:proofErr w:type="gramEnd"/>
      <w:r w:rsidRPr="006D7C8B">
        <w:t>: Elimina los campos "</w:t>
      </w:r>
      <w:proofErr w:type="spellStart"/>
      <w:r w:rsidRPr="006D7C8B">
        <w:t>message</w:t>
      </w:r>
      <w:proofErr w:type="spellEnd"/>
      <w:r w:rsidRPr="006D7C8B">
        <w:t>", "</w:t>
      </w:r>
      <w:proofErr w:type="spellStart"/>
      <w:r w:rsidRPr="006D7C8B">
        <w:t>agent</w:t>
      </w:r>
      <w:proofErr w:type="spellEnd"/>
      <w:r w:rsidRPr="006D7C8B">
        <w:t>" y "</w:t>
      </w:r>
      <w:proofErr w:type="spellStart"/>
      <w:r w:rsidRPr="006D7C8B">
        <w:t>ecs</w:t>
      </w:r>
      <w:proofErr w:type="spellEnd"/>
      <w:r w:rsidRPr="006D7C8B">
        <w:t>" del evento.</w:t>
      </w:r>
    </w:p>
    <w:p w14:paraId="189BA165" w14:textId="77777777" w:rsidR="006D7C8B" w:rsidRPr="006D7C8B" w:rsidRDefault="006D7C8B" w:rsidP="006D7C8B">
      <w:pPr>
        <w:numPr>
          <w:ilvl w:val="0"/>
          <w:numId w:val="38"/>
        </w:numPr>
      </w:pPr>
      <w:r w:rsidRPr="006D7C8B">
        <w:t>Output (Salida):</w:t>
      </w:r>
    </w:p>
    <w:p w14:paraId="258B6B39" w14:textId="18A9619C" w:rsidR="006D7C8B" w:rsidRPr="006D7C8B" w:rsidRDefault="006D7C8B" w:rsidP="006D7C8B">
      <w:pPr>
        <w:numPr>
          <w:ilvl w:val="1"/>
          <w:numId w:val="38"/>
        </w:numPr>
      </w:pPr>
      <w:r>
        <w:t>Se u</w:t>
      </w:r>
      <w:r w:rsidRPr="006D7C8B">
        <w:t>tiliza el plugin "</w:t>
      </w:r>
      <w:proofErr w:type="spellStart"/>
      <w:r w:rsidRPr="006D7C8B">
        <w:t>elasticsearch</w:t>
      </w:r>
      <w:proofErr w:type="spellEnd"/>
      <w:r w:rsidRPr="006D7C8B">
        <w:t>" para enviar los eventos procesados a un clúster de Elasticsearch.</w:t>
      </w:r>
    </w:p>
    <w:p w14:paraId="709D20C7" w14:textId="434DF7C6" w:rsidR="006D7C8B" w:rsidRPr="006D7C8B" w:rsidRDefault="006D7C8B" w:rsidP="006D7C8B">
      <w:pPr>
        <w:numPr>
          <w:ilvl w:val="1"/>
          <w:numId w:val="38"/>
        </w:numPr>
      </w:pPr>
      <w:r w:rsidRPr="006D7C8B">
        <w:t xml:space="preserve">hosts =&gt; ["https://192.168.22.11:9200"]: </w:t>
      </w:r>
      <w:r>
        <w:t>se e</w:t>
      </w:r>
      <w:r w:rsidRPr="006D7C8B">
        <w:t>specifica las direcciones IP y puertos de los nodos de Elasticsearch</w:t>
      </w:r>
      <w:r>
        <w:t xml:space="preserve"> a los que se enviara el documento fruto del pipeline</w:t>
      </w:r>
      <w:r w:rsidRPr="006D7C8B">
        <w:t>.</w:t>
      </w:r>
    </w:p>
    <w:p w14:paraId="56FF5F8A" w14:textId="77777777" w:rsidR="006D7C8B" w:rsidRPr="006D7C8B" w:rsidRDefault="006D7C8B" w:rsidP="006D7C8B">
      <w:pPr>
        <w:numPr>
          <w:ilvl w:val="1"/>
          <w:numId w:val="38"/>
        </w:numPr>
      </w:pPr>
      <w:proofErr w:type="spellStart"/>
      <w:r w:rsidRPr="006D7C8B">
        <w:t>index</w:t>
      </w:r>
      <w:proofErr w:type="spellEnd"/>
      <w:r w:rsidRPr="006D7C8B">
        <w:t xml:space="preserve"> =&gt; "</w:t>
      </w:r>
      <w:proofErr w:type="spellStart"/>
      <w:r w:rsidRPr="006D7C8B">
        <w:t>edgecluster</w:t>
      </w:r>
      <w:proofErr w:type="spellEnd"/>
      <w:r w:rsidRPr="006D7C8B">
        <w:t>-new": Especifica el índice de Elasticsearch en el que se almacenarán los eventos.</w:t>
      </w:r>
    </w:p>
    <w:p w14:paraId="1E0104AE" w14:textId="77777777" w:rsidR="006D7C8B" w:rsidRPr="006D7C8B" w:rsidRDefault="006D7C8B" w:rsidP="006D7C8B">
      <w:pPr>
        <w:numPr>
          <w:ilvl w:val="1"/>
          <w:numId w:val="38"/>
        </w:numPr>
      </w:pPr>
      <w:proofErr w:type="spellStart"/>
      <w:r w:rsidRPr="006D7C8B">
        <w:t>ssl_certificate_verification</w:t>
      </w:r>
      <w:proofErr w:type="spellEnd"/>
      <w:r w:rsidRPr="006D7C8B">
        <w:t xml:space="preserve"> =&gt; false: Desactiva la verificación del certificado SSL al conectar con Elasticsearch.</w:t>
      </w:r>
    </w:p>
    <w:p w14:paraId="281D4EFE" w14:textId="54F6A9C9" w:rsidR="006D7C8B" w:rsidRPr="006D7C8B" w:rsidRDefault="006D7C8B" w:rsidP="006D7C8B">
      <w:pPr>
        <w:numPr>
          <w:ilvl w:val="1"/>
          <w:numId w:val="38"/>
        </w:numPr>
      </w:pPr>
      <w:proofErr w:type="spellStart"/>
      <w:r w:rsidRPr="006D7C8B">
        <w:t>user</w:t>
      </w:r>
      <w:proofErr w:type="spellEnd"/>
      <w:r w:rsidRPr="006D7C8B">
        <w:t xml:space="preserve"> =&gt; "</w:t>
      </w:r>
      <w:proofErr w:type="spellStart"/>
      <w:r w:rsidRPr="006D7C8B">
        <w:t>elastic</w:t>
      </w:r>
      <w:proofErr w:type="spellEnd"/>
      <w:r w:rsidRPr="006D7C8B">
        <w:t xml:space="preserve">" y </w:t>
      </w:r>
      <w:proofErr w:type="spellStart"/>
      <w:r w:rsidRPr="006D7C8B">
        <w:t>password</w:t>
      </w:r>
      <w:proofErr w:type="spellEnd"/>
      <w:r w:rsidRPr="006D7C8B">
        <w:t xml:space="preserve"> =&gt; "#PASSWORD#": Especifica las credenciales de autenticación para conectar con Elasticsearch</w:t>
      </w:r>
      <w:r>
        <w:t xml:space="preserve">, dicho valor se sustituye por la </w:t>
      </w:r>
      <w:proofErr w:type="spellStart"/>
      <w:r>
        <w:t>password</w:t>
      </w:r>
      <w:proofErr w:type="spellEnd"/>
      <w:r>
        <w:t xml:space="preserve"> real durante el proceso de </w:t>
      </w:r>
      <w:proofErr w:type="gramStart"/>
      <w:r>
        <w:t>provisión.</w:t>
      </w:r>
      <w:r w:rsidRPr="006D7C8B">
        <w:t>.</w:t>
      </w:r>
      <w:proofErr w:type="gramEnd"/>
    </w:p>
    <w:p w14:paraId="076C4091" w14:textId="77777777" w:rsidR="006D7C8B" w:rsidRPr="006D7C8B" w:rsidRDefault="006D7C8B" w:rsidP="006D7C8B">
      <w:pPr>
        <w:numPr>
          <w:ilvl w:val="1"/>
          <w:numId w:val="38"/>
        </w:numPr>
      </w:pPr>
      <w:r w:rsidRPr="006D7C8B">
        <w:t>Utiliza el plugin "file" para escribir los eventos en un archivo de registro local.</w:t>
      </w:r>
    </w:p>
    <w:p w14:paraId="5EF5A96E" w14:textId="77777777" w:rsidR="006D7C8B" w:rsidRPr="006D7C8B" w:rsidRDefault="006D7C8B" w:rsidP="006D7C8B">
      <w:pPr>
        <w:numPr>
          <w:ilvl w:val="1"/>
          <w:numId w:val="38"/>
        </w:numPr>
      </w:pPr>
      <w:proofErr w:type="spellStart"/>
      <w:r w:rsidRPr="006D7C8B">
        <w:t>path</w:t>
      </w:r>
      <w:proofErr w:type="spellEnd"/>
      <w:r w:rsidRPr="006D7C8B">
        <w:t xml:space="preserve"> =&gt; "/</w:t>
      </w:r>
      <w:proofErr w:type="spellStart"/>
      <w:r w:rsidRPr="006D7C8B">
        <w:t>var</w:t>
      </w:r>
      <w:proofErr w:type="spellEnd"/>
      <w:r w:rsidRPr="006D7C8B">
        <w:t>/log/</w:t>
      </w:r>
      <w:proofErr w:type="spellStart"/>
      <w:r w:rsidRPr="006D7C8B">
        <w:t>logstash</w:t>
      </w:r>
      <w:proofErr w:type="spellEnd"/>
      <w:r w:rsidRPr="006D7C8B">
        <w:t>/output.log": Especifica la ruta del archivo de registro donde se guardarán los eventos.</w:t>
      </w:r>
    </w:p>
    <w:p w14:paraId="61328F2C" w14:textId="77777777" w:rsidR="006D7C8B" w:rsidRPr="006D7C8B" w:rsidRDefault="006D7C8B" w:rsidP="006D7C8B"/>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3946277C"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input {</w:t>
            </w:r>
          </w:p>
          <w:p w14:paraId="5365A4E6"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beats {</w:t>
            </w:r>
          </w:p>
          <w:p w14:paraId="7D73F81F"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client_inactivity_timeout</w:t>
            </w:r>
            <w:proofErr w:type="spellEnd"/>
            <w:r w:rsidRPr="006D7C8B">
              <w:rPr>
                <w:rFonts w:ascii="Courier New" w:eastAsia="Times New Roman" w:hAnsi="Courier New" w:cs="Courier New"/>
                <w:color w:val="000000"/>
                <w:kern w:val="0"/>
                <w:sz w:val="20"/>
                <w:szCs w:val="20"/>
                <w:lang w:val="en-US" w:eastAsia="es-ES"/>
                <w14:ligatures w14:val="none"/>
              </w:rPr>
              <w:t xml:space="preserve"> =&gt; 3000</w:t>
            </w:r>
          </w:p>
          <w:p w14:paraId="6502C508"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port =&gt; 5044</w:t>
            </w:r>
          </w:p>
          <w:p w14:paraId="364DA2D7"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r>
            <w:proofErr w:type="spellStart"/>
            <w:r w:rsidRPr="006D7C8B">
              <w:rPr>
                <w:rFonts w:ascii="Courier New" w:eastAsia="Times New Roman" w:hAnsi="Courier New" w:cs="Courier New"/>
                <w:color w:val="000000"/>
                <w:kern w:val="0"/>
                <w:sz w:val="20"/>
                <w:szCs w:val="20"/>
                <w:lang w:val="en-US" w:eastAsia="es-ES"/>
                <w14:ligatures w14:val="none"/>
              </w:rPr>
              <w:t>ssl</w:t>
            </w:r>
            <w:proofErr w:type="spellEnd"/>
            <w:r w:rsidRPr="006D7C8B">
              <w:rPr>
                <w:rFonts w:ascii="Courier New" w:eastAsia="Times New Roman" w:hAnsi="Courier New" w:cs="Courier New"/>
                <w:color w:val="000000"/>
                <w:kern w:val="0"/>
                <w:sz w:val="20"/>
                <w:szCs w:val="20"/>
                <w:lang w:val="en-US" w:eastAsia="es-ES"/>
                <w14:ligatures w14:val="none"/>
              </w:rPr>
              <w:t xml:space="preserve">  =&gt; false</w:t>
            </w:r>
          </w:p>
          <w:p w14:paraId="5B6CF143"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D708B66"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61A0D61E"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lastRenderedPageBreak/>
              <w:t>filter {</w:t>
            </w:r>
          </w:p>
          <w:p w14:paraId="724325B8"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proofErr w:type="spellStart"/>
            <w:r w:rsidRPr="006D7C8B">
              <w:rPr>
                <w:rFonts w:ascii="Courier New" w:eastAsia="Times New Roman" w:hAnsi="Courier New" w:cs="Courier New"/>
                <w:color w:val="000000"/>
                <w:kern w:val="0"/>
                <w:sz w:val="20"/>
                <w:szCs w:val="20"/>
                <w:lang w:val="en-US" w:eastAsia="es-ES"/>
                <w14:ligatures w14:val="none"/>
              </w:rPr>
              <w:t>json</w:t>
            </w:r>
            <w:proofErr w:type="spellEnd"/>
            <w:r w:rsidRPr="006D7C8B">
              <w:rPr>
                <w:rFonts w:ascii="Courier New" w:eastAsia="Times New Roman" w:hAnsi="Courier New" w:cs="Courier New"/>
                <w:color w:val="000000"/>
                <w:kern w:val="0"/>
                <w:sz w:val="20"/>
                <w:szCs w:val="20"/>
                <w:lang w:val="en-US" w:eastAsia="es-ES"/>
                <w14:ligatures w14:val="none"/>
              </w:rPr>
              <w:t xml:space="preserve"> {</w:t>
            </w:r>
          </w:p>
          <w:p w14:paraId="150B0878"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source =&gt; "message"</w:t>
            </w:r>
          </w:p>
          <w:p w14:paraId="6350AA8D"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t>}</w:t>
            </w:r>
          </w:p>
          <w:p w14:paraId="28ABBD97"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mutate {</w:t>
            </w:r>
          </w:p>
          <w:p w14:paraId="5F94FF94"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r>
            <w:proofErr w:type="spellStart"/>
            <w:r w:rsidRPr="006D7C8B">
              <w:rPr>
                <w:rFonts w:ascii="Courier New" w:eastAsia="Times New Roman" w:hAnsi="Courier New" w:cs="Courier New"/>
                <w:color w:val="000000"/>
                <w:kern w:val="0"/>
                <w:sz w:val="20"/>
                <w:szCs w:val="20"/>
                <w:lang w:val="en-US" w:eastAsia="es-ES"/>
                <w14:ligatures w14:val="none"/>
              </w:rPr>
              <w:t>remove_field</w:t>
            </w:r>
            <w:proofErr w:type="spellEnd"/>
            <w:r w:rsidRPr="006D7C8B">
              <w:rPr>
                <w:rFonts w:ascii="Courier New" w:eastAsia="Times New Roman" w:hAnsi="Courier New" w:cs="Courier New"/>
                <w:color w:val="000000"/>
                <w:kern w:val="0"/>
                <w:sz w:val="20"/>
                <w:szCs w:val="20"/>
                <w:lang w:val="en-US" w:eastAsia="es-ES"/>
                <w14:ligatures w14:val="none"/>
              </w:rPr>
              <w:t xml:space="preserve"> =&gt; [ "message", "agent", "</w:t>
            </w:r>
            <w:proofErr w:type="spellStart"/>
            <w:r w:rsidRPr="006D7C8B">
              <w:rPr>
                <w:rFonts w:ascii="Courier New" w:eastAsia="Times New Roman" w:hAnsi="Courier New" w:cs="Courier New"/>
                <w:color w:val="000000"/>
                <w:kern w:val="0"/>
                <w:sz w:val="20"/>
                <w:szCs w:val="20"/>
                <w:lang w:val="en-US" w:eastAsia="es-ES"/>
                <w14:ligatures w14:val="none"/>
              </w:rPr>
              <w:t>ecs</w:t>
            </w:r>
            <w:proofErr w:type="spellEnd"/>
            <w:r w:rsidRPr="006D7C8B">
              <w:rPr>
                <w:rFonts w:ascii="Courier New" w:eastAsia="Times New Roman" w:hAnsi="Courier New" w:cs="Courier New"/>
                <w:color w:val="000000"/>
                <w:kern w:val="0"/>
                <w:sz w:val="20"/>
                <w:szCs w:val="20"/>
                <w:lang w:val="en-US" w:eastAsia="es-ES"/>
                <w14:ligatures w14:val="none"/>
              </w:rPr>
              <w:t>" ]</w:t>
            </w:r>
            <w:r w:rsidRPr="006D7C8B">
              <w:rPr>
                <w:rFonts w:ascii="Courier New" w:eastAsia="Times New Roman" w:hAnsi="Courier New" w:cs="Courier New"/>
                <w:color w:val="000000"/>
                <w:kern w:val="0"/>
                <w:sz w:val="20"/>
                <w:szCs w:val="20"/>
                <w:lang w:val="en-US" w:eastAsia="es-ES"/>
                <w14:ligatures w14:val="none"/>
              </w:rPr>
              <w:tab/>
            </w:r>
          </w:p>
          <w:p w14:paraId="721DB3AB"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8829E54"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4600FC6B"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output {</w:t>
            </w:r>
          </w:p>
          <w:p w14:paraId="2EE0711C"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elasticsearch</w:t>
            </w:r>
            <w:proofErr w:type="spellEnd"/>
            <w:r w:rsidRPr="006D7C8B">
              <w:rPr>
                <w:rFonts w:ascii="Courier New" w:eastAsia="Times New Roman" w:hAnsi="Courier New" w:cs="Courier New"/>
                <w:color w:val="000000"/>
                <w:kern w:val="0"/>
                <w:sz w:val="20"/>
                <w:szCs w:val="20"/>
                <w:lang w:val="en-US" w:eastAsia="es-ES"/>
                <w14:ligatures w14:val="none"/>
              </w:rPr>
              <w:t xml:space="preserve"> {</w:t>
            </w:r>
          </w:p>
          <w:p w14:paraId="736009A6"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hosts =&gt; ["https://192.168.22.11:9200"]</w:t>
            </w:r>
          </w:p>
          <w:p w14:paraId="465F1446"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index =&gt; "</w:t>
            </w:r>
            <w:proofErr w:type="spellStart"/>
            <w:r w:rsidRPr="006D7C8B">
              <w:rPr>
                <w:rFonts w:ascii="Courier New" w:eastAsia="Times New Roman" w:hAnsi="Courier New" w:cs="Courier New"/>
                <w:color w:val="000000"/>
                <w:kern w:val="0"/>
                <w:sz w:val="20"/>
                <w:szCs w:val="20"/>
                <w:lang w:val="en-US" w:eastAsia="es-ES"/>
                <w14:ligatures w14:val="none"/>
              </w:rPr>
              <w:t>edgecluster</w:t>
            </w:r>
            <w:proofErr w:type="spellEnd"/>
            <w:r w:rsidRPr="006D7C8B">
              <w:rPr>
                <w:rFonts w:ascii="Courier New" w:eastAsia="Times New Roman" w:hAnsi="Courier New" w:cs="Courier New"/>
                <w:color w:val="000000"/>
                <w:kern w:val="0"/>
                <w:sz w:val="20"/>
                <w:szCs w:val="20"/>
                <w:lang w:val="en-US" w:eastAsia="es-ES"/>
                <w14:ligatures w14:val="none"/>
              </w:rPr>
              <w:t>-new"</w:t>
            </w:r>
          </w:p>
          <w:p w14:paraId="48999BB8"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ssl_certificate_verification</w:t>
            </w:r>
            <w:proofErr w:type="spellEnd"/>
            <w:r w:rsidRPr="006D7C8B">
              <w:rPr>
                <w:rFonts w:ascii="Courier New" w:eastAsia="Times New Roman" w:hAnsi="Courier New" w:cs="Courier New"/>
                <w:color w:val="000000"/>
                <w:kern w:val="0"/>
                <w:sz w:val="20"/>
                <w:szCs w:val="20"/>
                <w:lang w:val="en-US" w:eastAsia="es-ES"/>
                <w14:ligatures w14:val="none"/>
              </w:rPr>
              <w:t xml:space="preserve"> =&gt; false</w:t>
            </w:r>
          </w:p>
          <w:p w14:paraId="47F7B6F6"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user =&gt; "elastic"</w:t>
            </w:r>
          </w:p>
          <w:p w14:paraId="0532E266"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password =&gt; "#PASSWORD#"</w:t>
            </w:r>
          </w:p>
          <w:p w14:paraId="0C240D2B"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5E19E13E"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file {</w:t>
            </w:r>
          </w:p>
          <w:p w14:paraId="21E2F153"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path =&gt; "/var/log/</w:t>
            </w:r>
            <w:proofErr w:type="spellStart"/>
            <w:r w:rsidRPr="006D7C8B">
              <w:rPr>
                <w:rFonts w:ascii="Courier New" w:eastAsia="Times New Roman" w:hAnsi="Courier New" w:cs="Courier New"/>
                <w:color w:val="000000"/>
                <w:kern w:val="0"/>
                <w:sz w:val="20"/>
                <w:szCs w:val="20"/>
                <w:lang w:val="en-US" w:eastAsia="es-ES"/>
                <w14:ligatures w14:val="none"/>
              </w:rPr>
              <w:t>logstash</w:t>
            </w:r>
            <w:proofErr w:type="spellEnd"/>
            <w:r w:rsidRPr="006D7C8B">
              <w:rPr>
                <w:rFonts w:ascii="Courier New" w:eastAsia="Times New Roman" w:hAnsi="Courier New" w:cs="Courier New"/>
                <w:color w:val="000000"/>
                <w:kern w:val="0"/>
                <w:sz w:val="20"/>
                <w:szCs w:val="20"/>
                <w:lang w:val="en-US" w:eastAsia="es-ES"/>
                <w14:ligatures w14:val="none"/>
              </w:rPr>
              <w:t>/output.log"</w:t>
            </w:r>
          </w:p>
          <w:p w14:paraId="1A50C2EA" w14:textId="77777777" w:rsidR="006D7C8B" w:rsidRPr="006D7C8B" w:rsidRDefault="006D7C8B" w:rsidP="006D7C8B">
            <w:pPr>
              <w:shd w:val="clear" w:color="auto" w:fill="FFFFFF"/>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6CDD932A" w14:textId="19D2059C" w:rsidR="00177795" w:rsidRDefault="006D7C8B" w:rsidP="006D7C8B">
            <w:r w:rsidRPr="006D7C8B">
              <w:rPr>
                <w:rFonts w:ascii="Courier New" w:eastAsia="Times New Roman" w:hAnsi="Courier New" w:cs="Courier New"/>
                <w:color w:val="000000"/>
                <w:kern w:val="0"/>
                <w:sz w:val="20"/>
                <w:szCs w:val="20"/>
                <w:lang w:val="en-US" w:eastAsia="es-ES"/>
                <w14:ligatures w14:val="none"/>
              </w:rPr>
              <w:t xml:space="preserve">} </w:t>
            </w:r>
          </w:p>
        </w:tc>
      </w:tr>
    </w:tbl>
    <w:p w14:paraId="6E5A1B18" w14:textId="6D7B4DAD" w:rsidR="00D102DB" w:rsidRDefault="001A69B1" w:rsidP="001A69B1">
      <w:pPr>
        <w:pStyle w:val="Ttulo4"/>
      </w:pPr>
      <w:proofErr w:type="spellStart"/>
      <w:r>
        <w:t>Dashboard.admin-user-role.yml</w:t>
      </w:r>
      <w:proofErr w:type="spellEnd"/>
    </w:p>
    <w:tbl>
      <w:tblPr>
        <w:tblStyle w:val="Tablaconcuadrcula"/>
        <w:tblW w:w="0" w:type="auto"/>
        <w:tblLook w:val="04A0" w:firstRow="1" w:lastRow="0" w:firstColumn="1" w:lastColumn="0" w:noHBand="0" w:noVBand="1"/>
      </w:tblPr>
      <w:tblGrid>
        <w:gridCol w:w="8494"/>
      </w:tblGrid>
      <w:tr w:rsidR="001A69B1" w:rsidRPr="00B35870" w14:paraId="13378382" w14:textId="77777777" w:rsidTr="001A69B1">
        <w:tc>
          <w:tcPr>
            <w:tcW w:w="8494" w:type="dxa"/>
          </w:tcPr>
          <w:p w14:paraId="65E613A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1A69B1">
              <w:rPr>
                <w:rFonts w:ascii="Courier New" w:eastAsia="Times New Roman" w:hAnsi="Courier New" w:cs="Courier New"/>
                <w:b/>
                <w:bCs/>
                <w:color w:val="000080"/>
                <w:kern w:val="0"/>
                <w:sz w:val="20"/>
                <w:szCs w:val="20"/>
                <w:lang w:val="en-GB" w:eastAsia="es-ES"/>
                <w14:ligatures w14:val="none"/>
              </w:rPr>
              <w:t>apiVersion</w:t>
            </w:r>
            <w:proofErr w:type="spellEnd"/>
            <w:r w:rsidRPr="001A69B1">
              <w:rPr>
                <w:rFonts w:ascii="Courier New" w:eastAsia="Times New Roman" w:hAnsi="Courier New" w:cs="Courier New"/>
                <w:color w:val="000000"/>
                <w:kern w:val="0"/>
                <w:sz w:val="20"/>
                <w:szCs w:val="20"/>
                <w:lang w:val="en-GB" w:eastAsia="es-ES"/>
                <w14:ligatures w14:val="none"/>
              </w:rPr>
              <w:t>: rbac.authorization.k8s.io/v1</w:t>
            </w:r>
          </w:p>
          <w:p w14:paraId="468D4C34"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ClusterRoleBinding</w:t>
            </w:r>
            <w:proofErr w:type="spellEnd"/>
          </w:p>
          <w:p w14:paraId="35B152DD"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metadata</w:t>
            </w:r>
            <w:r w:rsidRPr="001A69B1">
              <w:rPr>
                <w:rFonts w:ascii="Courier New" w:eastAsia="Times New Roman" w:hAnsi="Courier New" w:cs="Courier New"/>
                <w:color w:val="000000"/>
                <w:kern w:val="0"/>
                <w:sz w:val="20"/>
                <w:szCs w:val="20"/>
                <w:lang w:val="en-GB" w:eastAsia="es-ES"/>
                <w14:ligatures w14:val="none"/>
              </w:rPr>
              <w:t>:</w:t>
            </w:r>
          </w:p>
          <w:p w14:paraId="6EC4B84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0BDF883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1A69B1">
              <w:rPr>
                <w:rFonts w:ascii="Courier New" w:eastAsia="Times New Roman" w:hAnsi="Courier New" w:cs="Courier New"/>
                <w:b/>
                <w:bCs/>
                <w:color w:val="000080"/>
                <w:kern w:val="0"/>
                <w:sz w:val="20"/>
                <w:szCs w:val="20"/>
                <w:lang w:val="en-GB" w:eastAsia="es-ES"/>
                <w14:ligatures w14:val="none"/>
              </w:rPr>
              <w:t>roleRef</w:t>
            </w:r>
            <w:proofErr w:type="spellEnd"/>
            <w:r w:rsidRPr="001A69B1">
              <w:rPr>
                <w:rFonts w:ascii="Courier New" w:eastAsia="Times New Roman" w:hAnsi="Courier New" w:cs="Courier New"/>
                <w:color w:val="000000"/>
                <w:kern w:val="0"/>
                <w:sz w:val="20"/>
                <w:szCs w:val="20"/>
                <w:lang w:val="en-GB" w:eastAsia="es-ES"/>
                <w14:ligatures w14:val="none"/>
              </w:rPr>
              <w:t>:</w:t>
            </w:r>
          </w:p>
          <w:p w14:paraId="197A686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w:t>
            </w:r>
            <w:proofErr w:type="spellStart"/>
            <w:r w:rsidRPr="001A69B1">
              <w:rPr>
                <w:rFonts w:ascii="Courier New" w:eastAsia="Times New Roman" w:hAnsi="Courier New" w:cs="Courier New"/>
                <w:b/>
                <w:bCs/>
                <w:color w:val="000080"/>
                <w:kern w:val="0"/>
                <w:sz w:val="20"/>
                <w:szCs w:val="20"/>
                <w:lang w:val="en-GB" w:eastAsia="es-ES"/>
                <w14:ligatures w14:val="none"/>
              </w:rPr>
              <w:t>apiGroup</w:t>
            </w:r>
            <w:proofErr w:type="spellEnd"/>
            <w:r w:rsidRPr="001A69B1">
              <w:rPr>
                <w:rFonts w:ascii="Courier New" w:eastAsia="Times New Roman" w:hAnsi="Courier New" w:cs="Courier New"/>
                <w:color w:val="000000"/>
                <w:kern w:val="0"/>
                <w:sz w:val="20"/>
                <w:szCs w:val="20"/>
                <w:lang w:val="en-GB" w:eastAsia="es-ES"/>
                <w14:ligatures w14:val="none"/>
              </w:rPr>
              <w:t>: rbac.authorization.k8s.io</w:t>
            </w:r>
          </w:p>
          <w:p w14:paraId="0803DB8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ClusterRole</w:t>
            </w:r>
            <w:proofErr w:type="spellEnd"/>
          </w:p>
          <w:p w14:paraId="1709DF61"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cluster-admin</w:t>
            </w:r>
          </w:p>
          <w:p w14:paraId="70CB4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subjects</w:t>
            </w:r>
            <w:r w:rsidRPr="001A69B1">
              <w:rPr>
                <w:rFonts w:ascii="Courier New" w:eastAsia="Times New Roman" w:hAnsi="Courier New" w:cs="Courier New"/>
                <w:color w:val="000000"/>
                <w:kern w:val="0"/>
                <w:sz w:val="20"/>
                <w:szCs w:val="20"/>
                <w:lang w:val="en-GB" w:eastAsia="es-ES"/>
                <w14:ligatures w14:val="none"/>
              </w:rPr>
              <w:t>:</w:t>
            </w:r>
          </w:p>
          <w:p w14:paraId="40668082"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ServiceAccount</w:t>
            </w:r>
            <w:proofErr w:type="spellEnd"/>
          </w:p>
          <w:p w14:paraId="375CC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7C41E30E" w14:textId="77777777" w:rsidR="001A69B1" w:rsidRPr="001A69B1" w:rsidRDefault="001A69B1" w:rsidP="001A69B1">
            <w:pPr>
              <w:shd w:val="clear" w:color="auto" w:fill="FFFFFF"/>
              <w:jc w:val="left"/>
              <w:rPr>
                <w:rFonts w:ascii="Times New Roman" w:eastAsia="Times New Roman" w:hAnsi="Times New Roman" w:cs="Times New Roman"/>
                <w:kern w:val="0"/>
                <w:szCs w:val="24"/>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namespace</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kubernetes</w:t>
            </w:r>
            <w:proofErr w:type="spellEnd"/>
            <w:r w:rsidRPr="001A69B1">
              <w:rPr>
                <w:rFonts w:ascii="Courier New" w:eastAsia="Times New Roman" w:hAnsi="Courier New" w:cs="Courier New"/>
                <w:color w:val="000000"/>
                <w:kern w:val="0"/>
                <w:sz w:val="20"/>
                <w:szCs w:val="20"/>
                <w:lang w:val="en-GB" w:eastAsia="es-ES"/>
                <w14:ligatures w14:val="none"/>
              </w:rPr>
              <w:t>-dashboard</w:t>
            </w:r>
          </w:p>
          <w:p w14:paraId="55254E3E" w14:textId="77777777" w:rsidR="001A69B1" w:rsidRPr="001A69B1" w:rsidRDefault="001A69B1" w:rsidP="00A31C5D">
            <w:pPr>
              <w:rPr>
                <w:lang w:val="en-GB"/>
              </w:rPr>
            </w:pPr>
          </w:p>
        </w:tc>
      </w:tr>
    </w:tbl>
    <w:p w14:paraId="2C1B3FBC" w14:textId="2EEA0284" w:rsidR="001A69B1" w:rsidRDefault="00CB57C4" w:rsidP="00CB57C4">
      <w:pPr>
        <w:pStyle w:val="Ttulo4"/>
        <w:rPr>
          <w:lang w:val="en-GB"/>
        </w:rPr>
      </w:pPr>
      <w:proofErr w:type="spellStart"/>
      <w:r>
        <w:rPr>
          <w:lang w:val="en-GB"/>
        </w:rPr>
        <w:t>Dashboard.admin-user.yml</w:t>
      </w:r>
      <w:proofErr w:type="spellEnd"/>
    </w:p>
    <w:tbl>
      <w:tblPr>
        <w:tblStyle w:val="Tablaconcuadrcula"/>
        <w:tblW w:w="0" w:type="auto"/>
        <w:tblLook w:val="04A0" w:firstRow="1" w:lastRow="0" w:firstColumn="1" w:lastColumn="0" w:noHBand="0" w:noVBand="1"/>
      </w:tblPr>
      <w:tblGrid>
        <w:gridCol w:w="8494"/>
      </w:tblGrid>
      <w:tr w:rsidR="00CB57C4" w:rsidRPr="00B35870" w14:paraId="11AF59DB" w14:textId="77777777" w:rsidTr="00CB57C4">
        <w:tc>
          <w:tcPr>
            <w:tcW w:w="8494" w:type="dxa"/>
          </w:tcPr>
          <w:p w14:paraId="294B663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CB57C4">
              <w:rPr>
                <w:rFonts w:ascii="Courier New" w:eastAsia="Times New Roman" w:hAnsi="Courier New" w:cs="Courier New"/>
                <w:b/>
                <w:bCs/>
                <w:color w:val="000080"/>
                <w:kern w:val="0"/>
                <w:sz w:val="20"/>
                <w:szCs w:val="20"/>
                <w:lang w:val="en-GB" w:eastAsia="es-ES"/>
                <w14:ligatures w14:val="none"/>
              </w:rPr>
              <w:t>apiVersion</w:t>
            </w:r>
            <w:proofErr w:type="spellEnd"/>
            <w:r w:rsidRPr="00CB57C4">
              <w:rPr>
                <w:rFonts w:ascii="Courier New" w:eastAsia="Times New Roman" w:hAnsi="Courier New" w:cs="Courier New"/>
                <w:color w:val="000000"/>
                <w:kern w:val="0"/>
                <w:sz w:val="20"/>
                <w:szCs w:val="20"/>
                <w:lang w:val="en-GB" w:eastAsia="es-ES"/>
                <w14:ligatures w14:val="none"/>
              </w:rPr>
              <w:t>: v1</w:t>
            </w:r>
          </w:p>
          <w:p w14:paraId="4C9DF3B9"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kind</w:t>
            </w:r>
            <w:r w:rsidRPr="00CB57C4">
              <w:rPr>
                <w:rFonts w:ascii="Courier New" w:eastAsia="Times New Roman" w:hAnsi="Courier New" w:cs="Courier New"/>
                <w:color w:val="000000"/>
                <w:kern w:val="0"/>
                <w:sz w:val="20"/>
                <w:szCs w:val="20"/>
                <w:lang w:val="en-GB" w:eastAsia="es-ES"/>
                <w14:ligatures w14:val="none"/>
              </w:rPr>
              <w:t xml:space="preserve">: </w:t>
            </w:r>
            <w:proofErr w:type="spellStart"/>
            <w:r w:rsidRPr="00CB57C4">
              <w:rPr>
                <w:rFonts w:ascii="Courier New" w:eastAsia="Times New Roman" w:hAnsi="Courier New" w:cs="Courier New"/>
                <w:color w:val="000000"/>
                <w:kern w:val="0"/>
                <w:sz w:val="20"/>
                <w:szCs w:val="20"/>
                <w:lang w:val="en-GB" w:eastAsia="es-ES"/>
                <w14:ligatures w14:val="none"/>
              </w:rPr>
              <w:t>ServiceAccount</w:t>
            </w:r>
            <w:proofErr w:type="spellEnd"/>
          </w:p>
          <w:p w14:paraId="629BD792"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metadata</w:t>
            </w:r>
            <w:r w:rsidRPr="00CB57C4">
              <w:rPr>
                <w:rFonts w:ascii="Courier New" w:eastAsia="Times New Roman" w:hAnsi="Courier New" w:cs="Courier New"/>
                <w:color w:val="000000"/>
                <w:kern w:val="0"/>
                <w:sz w:val="20"/>
                <w:szCs w:val="20"/>
                <w:lang w:val="en-GB" w:eastAsia="es-ES"/>
                <w14:ligatures w14:val="none"/>
              </w:rPr>
              <w:t>:</w:t>
            </w:r>
          </w:p>
          <w:p w14:paraId="0FA9F44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w:t>
            </w:r>
            <w:r w:rsidRPr="00CB57C4">
              <w:rPr>
                <w:rFonts w:ascii="Courier New" w:eastAsia="Times New Roman" w:hAnsi="Courier New" w:cs="Courier New"/>
                <w:color w:val="000000"/>
                <w:kern w:val="0"/>
                <w:sz w:val="20"/>
                <w:szCs w:val="20"/>
                <w:lang w:val="en-GB" w:eastAsia="es-ES"/>
                <w14:ligatures w14:val="none"/>
              </w:rPr>
              <w:t>: admin-user</w:t>
            </w:r>
          </w:p>
          <w:p w14:paraId="060DF5E8" w14:textId="77777777" w:rsidR="00CB57C4" w:rsidRPr="00CB57C4" w:rsidRDefault="00CB57C4" w:rsidP="00CB57C4">
            <w:pPr>
              <w:shd w:val="clear" w:color="auto" w:fill="FFFFFF"/>
              <w:jc w:val="left"/>
              <w:rPr>
                <w:rFonts w:ascii="Times New Roman" w:eastAsia="Times New Roman" w:hAnsi="Times New Roman" w:cs="Times New Roman"/>
                <w:kern w:val="0"/>
                <w:szCs w:val="24"/>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namespace</w:t>
            </w:r>
            <w:r w:rsidRPr="00CB57C4">
              <w:rPr>
                <w:rFonts w:ascii="Courier New" w:eastAsia="Times New Roman" w:hAnsi="Courier New" w:cs="Courier New"/>
                <w:color w:val="000000"/>
                <w:kern w:val="0"/>
                <w:sz w:val="20"/>
                <w:szCs w:val="20"/>
                <w:lang w:val="en-GB" w:eastAsia="es-ES"/>
                <w14:ligatures w14:val="none"/>
              </w:rPr>
              <w:t xml:space="preserve">: </w:t>
            </w:r>
            <w:proofErr w:type="spellStart"/>
            <w:r w:rsidRPr="00CB57C4">
              <w:rPr>
                <w:rFonts w:ascii="Courier New" w:eastAsia="Times New Roman" w:hAnsi="Courier New" w:cs="Courier New"/>
                <w:color w:val="000000"/>
                <w:kern w:val="0"/>
                <w:sz w:val="20"/>
                <w:szCs w:val="20"/>
                <w:lang w:val="en-GB" w:eastAsia="es-ES"/>
                <w14:ligatures w14:val="none"/>
              </w:rPr>
              <w:t>kubernetes</w:t>
            </w:r>
            <w:proofErr w:type="spellEnd"/>
            <w:r w:rsidRPr="00CB57C4">
              <w:rPr>
                <w:rFonts w:ascii="Courier New" w:eastAsia="Times New Roman" w:hAnsi="Courier New" w:cs="Courier New"/>
                <w:color w:val="000000"/>
                <w:kern w:val="0"/>
                <w:sz w:val="20"/>
                <w:szCs w:val="20"/>
                <w:lang w:val="en-GB" w:eastAsia="es-ES"/>
                <w14:ligatures w14:val="none"/>
              </w:rPr>
              <w:t>-dashboard</w:t>
            </w:r>
          </w:p>
          <w:p w14:paraId="24B6BE4D" w14:textId="77777777" w:rsidR="00CB57C4" w:rsidRDefault="00CB57C4" w:rsidP="00A31C5D">
            <w:pPr>
              <w:rPr>
                <w:lang w:val="en-GB"/>
              </w:rPr>
            </w:pPr>
          </w:p>
        </w:tc>
      </w:tr>
    </w:tbl>
    <w:p w14:paraId="647A93EB" w14:textId="77777777" w:rsidR="00CB57C4" w:rsidRPr="001A69B1" w:rsidRDefault="00CB57C4" w:rsidP="00A31C5D">
      <w:pPr>
        <w:rPr>
          <w:lang w:val="en-GB"/>
        </w:rPr>
      </w:pPr>
    </w:p>
    <w:sectPr w:rsidR="00CB57C4" w:rsidRPr="001A69B1" w:rsidSect="0095649D">
      <w:footerReference w:type="default" r:id="rId43"/>
      <w:pgSz w:w="11906" w:h="16838"/>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1" w:author="JESSICA DIAZ FERNANDEZ" w:date="2023-07-10T23:42:00Z" w:initials="JDF">
    <w:p w14:paraId="50312452" w14:textId="77777777" w:rsidR="00A61784" w:rsidRDefault="00B76B7E">
      <w:pPr>
        <w:pStyle w:val="Textocomentario"/>
        <w:jc w:val="left"/>
      </w:pPr>
      <w:r>
        <w:rPr>
          <w:rStyle w:val="Refdecomentario"/>
        </w:rPr>
        <w:annotationRef/>
      </w:r>
      <w:r w:rsidR="00A61784">
        <w:t>El resumen es la parte más importante del TFM. Es lo que mejor  tiene que estar. Normalmente la lectura es: resumen,  capítulo de la contribución ¿¿¿capítulo 7??? Luego discusión y resultados, y finalmente conclusiones¿¿dónde están????</w:t>
      </w:r>
    </w:p>
    <w:p w14:paraId="388D3574" w14:textId="77777777" w:rsidR="00A61784" w:rsidRDefault="00A61784" w:rsidP="004771D8">
      <w:pPr>
        <w:pStyle w:val="Textocomentario"/>
        <w:jc w:val="left"/>
      </w:pPr>
      <w:r>
        <w:t>Cuidado que esta estructura es la básica</w:t>
      </w:r>
    </w:p>
  </w:comment>
  <w:comment w:id="135" w:author="JESSICA DIAZ FERNANDEZ" w:date="2023-07-10T23:54:00Z" w:initials="JDF">
    <w:p w14:paraId="5E97835C" w14:textId="77777777" w:rsidR="00A61784" w:rsidRDefault="00A61784" w:rsidP="00967008">
      <w:pPr>
        <w:pStyle w:val="Textocomentario"/>
        <w:jc w:val="left"/>
      </w:pPr>
      <w:r>
        <w:rPr>
          <w:rStyle w:val="Refdecomentario"/>
        </w:rPr>
        <w:annotationRef/>
      </w:r>
      <w:r>
        <w:t>Las referrencias yo siempre las utilizo y las veo en artículos científicos a continuación del texto (antes del punto). No sé porqué muchos alumnos lo hacéis así, se me olvida preguntaros. Si tienes tiempo lo cambias, si no, lo dejas.</w:t>
      </w:r>
    </w:p>
  </w:comment>
  <w:comment w:id="136" w:author="Alfonso Díez Ramírez" w:date="2023-07-11T13:07:00Z" w:initials="AD">
    <w:p w14:paraId="3B3C5167" w14:textId="77777777" w:rsidR="00DB7D60" w:rsidRDefault="00DB7D60" w:rsidP="00256F59">
      <w:pPr>
        <w:pStyle w:val="Textocomentario"/>
        <w:jc w:val="left"/>
      </w:pPr>
      <w:r>
        <w:rPr>
          <w:rStyle w:val="Refdecomentario"/>
        </w:rPr>
        <w:annotationRef/>
      </w:r>
      <w:r>
        <w:t>Lo cambio en todas, la verdad es que no tenía claro como quedaría mejor y no me había fijado en lo que comentas y es cierto que en todos los artículos está antes del punto.</w:t>
      </w:r>
    </w:p>
  </w:comment>
  <w:comment w:id="137" w:author="JESSICA DIAZ FERNANDEZ" w:date="2023-07-11T00:01:00Z" w:initials="JDF">
    <w:p w14:paraId="10615A1C" w14:textId="44B6C9F3" w:rsidR="00AC75C1" w:rsidRDefault="00AC75C1" w:rsidP="005F6D20">
      <w:pPr>
        <w:pStyle w:val="Textocomentario"/>
        <w:jc w:val="left"/>
      </w:pPr>
      <w:r>
        <w:rPr>
          <w:rStyle w:val="Refdecomentario"/>
        </w:rPr>
        <w:annotationRef/>
      </w:r>
      <w:r>
        <w:t>Azure utiliza implement como deploy = despliegue, no sé si aquí quieras decir eso, porque en español no sé la diferencia entre desarrollo e implementación</w:t>
      </w:r>
    </w:p>
  </w:comment>
  <w:comment w:id="138" w:author="Alfonso Díez Ramírez" w:date="2023-07-11T12:57:00Z" w:initials="AD">
    <w:p w14:paraId="48147938" w14:textId="77777777" w:rsidR="00E62B06" w:rsidRDefault="00E62B06" w:rsidP="00514767">
      <w:pPr>
        <w:pStyle w:val="Textocomentario"/>
        <w:jc w:val="left"/>
      </w:pPr>
      <w:r>
        <w:rPr>
          <w:rStyle w:val="Refdecomentario"/>
        </w:rPr>
        <w:annotationRef/>
      </w:r>
      <w:r>
        <w:t>En realidad me quedo repetitivo pero es el mismo concepto el que quería decir, elimino desarrollo que tiene algunos matices más específicos que lo que quiero indicar.</w:t>
      </w:r>
    </w:p>
  </w:comment>
  <w:comment w:id="139" w:author="JESSICA DIAZ FERNANDEZ" w:date="2023-07-11T00:03:00Z" w:initials="JDF">
    <w:p w14:paraId="56684B18" w14:textId="4AC837AF" w:rsidR="00AC75C1" w:rsidRDefault="00AC75C1" w:rsidP="00D61659">
      <w:pPr>
        <w:pStyle w:val="Textocomentario"/>
        <w:jc w:val="left"/>
      </w:pPr>
      <w:r>
        <w:rPr>
          <w:rStyle w:val="Refdecomentario"/>
        </w:rPr>
        <w:annotationRef/>
      </w:r>
      <w:r>
        <w:t>Si solo te quedas en desarrollo, esa comunicación para entender los requisitos ya estaba en agile, a nos ser que te refieras a otra cosa, que no entiendo del texto</w:t>
      </w:r>
    </w:p>
  </w:comment>
  <w:comment w:id="140" w:author="Alfonso Díez Ramírez" w:date="2023-07-11T18:43:00Z" w:initials="AD">
    <w:p w14:paraId="3C2BB57A" w14:textId="77777777" w:rsidR="005C7FB4" w:rsidRDefault="005C7FB4" w:rsidP="000A49F7">
      <w:pPr>
        <w:pStyle w:val="Textocomentario"/>
        <w:jc w:val="left"/>
      </w:pPr>
      <w:r>
        <w:rPr>
          <w:rStyle w:val="Refdecomentario"/>
        </w:rPr>
        <w:annotationRef/>
      </w:r>
      <w:r>
        <w:t>Reformulo el apartado para centrar el tiro: La idea es que se rompan los silos que existen en las empresas entre diferentes equipos, no solo aquellos involucrados en el proceso de desarrollo como pueden ser los desarrolladores o Q&amp;A, si no tambien aquellos que operan la infraestructura IT y el software y la operativa de negocio (area usuaria de los sistemas).</w:t>
      </w:r>
    </w:p>
  </w:comment>
  <w:comment w:id="153" w:author="JESSICA DIAZ FERNANDEZ" w:date="2023-07-11T00:18:00Z" w:initials="JDF">
    <w:p w14:paraId="2F1B6096" w14:textId="0D3C8C5F" w:rsidR="008F78F3" w:rsidRDefault="008F78F3" w:rsidP="00ED7CC7">
      <w:pPr>
        <w:pStyle w:val="Textocomentario"/>
        <w:jc w:val="left"/>
      </w:pPr>
      <w:r>
        <w:rPr>
          <w:rStyle w:val="Refdecomentario"/>
        </w:rPr>
        <w:annotationRef/>
      </w:r>
      <w:r>
        <w:t>Es lo que te decía del desorden, no sé si lo verás como yo… Primero hablaría de de CI/CD, derivado de esto de la necesidad de automatizar la infra del entorno de desarrollo/integración/testing/staging/QA o como quieras llamarlo, y luego ya monitorización</w:t>
      </w:r>
    </w:p>
  </w:comment>
  <w:comment w:id="154" w:author="JESSICA DIAZ FERNANDEZ" w:date="2023-07-11T00:47:00Z" w:initials="JDF">
    <w:p w14:paraId="5E12BC3A" w14:textId="77777777" w:rsidR="00785513" w:rsidRDefault="00785513" w:rsidP="00EF3EE9">
      <w:pPr>
        <w:pStyle w:val="Textocomentario"/>
        <w:jc w:val="left"/>
      </w:pPr>
      <w:r>
        <w:rPr>
          <w:rStyle w:val="Refdecomentario"/>
        </w:rPr>
        <w:annotationRef/>
      </w:r>
      <w:r>
        <w:t>Yo hablaría de un entorno de staging o testing, porque estás hablando de CD y lo que hablar de un entorno de desarrollo podría confundir</w:t>
      </w:r>
    </w:p>
  </w:comment>
  <w:comment w:id="155" w:author="JESSICA DIAZ FERNANDEZ" w:date="2023-07-11T00:19:00Z" w:initials="JDF">
    <w:p w14:paraId="23BE7AFB" w14:textId="52497F43" w:rsidR="008F78F3" w:rsidRDefault="008F78F3" w:rsidP="002850AF">
      <w:pPr>
        <w:pStyle w:val="Textocomentario"/>
        <w:jc w:val="left"/>
      </w:pPr>
      <w:r>
        <w:rPr>
          <w:rStyle w:val="Refdecomentario"/>
        </w:rPr>
        <w:annotationRef/>
      </w:r>
      <w:r>
        <w:t>Jenkis es capaz de interpretar la retroalimentación? Te refieres a la monitorización que has realizado con ELK??</w:t>
      </w:r>
    </w:p>
  </w:comment>
  <w:comment w:id="156" w:author="Alfonso Díez Ramírez" w:date="2023-07-11T20:59:00Z" w:initials="AD">
    <w:p w14:paraId="2B0FC6AD" w14:textId="77777777" w:rsidR="00EF35FB" w:rsidRDefault="00EF35FB" w:rsidP="006064E8">
      <w:pPr>
        <w:pStyle w:val="Textocomentario"/>
        <w:jc w:val="left"/>
      </w:pPr>
      <w:r>
        <w:rPr>
          <w:rStyle w:val="Refdecomentario"/>
        </w:rPr>
        <w:annotationRef/>
      </w:r>
      <w:r>
        <w:t>Me refiero a que, al incorporar un dashboard donde se visualiza el estado de cada pipeline y de las ultimas ejecuciones del mismo, junto con la capacidad de realizar pruebas automáticas y considerar su superación como condición necesaria para stages del pipeline, permite a los equipos ser mas eficientes y anticipar problemas y errores antes del despliegue a entorno productivo.</w:t>
      </w:r>
    </w:p>
  </w:comment>
  <w:comment w:id="205" w:author="JESSICA DIAZ FERNANDEZ" w:date="2023-07-11T00:56:00Z" w:initials="JDF">
    <w:p w14:paraId="2FDE3A7D" w14:textId="77777777" w:rsidR="00BB6994" w:rsidRDefault="00BB6994" w:rsidP="00316E13">
      <w:pPr>
        <w:pStyle w:val="Textocomentario"/>
        <w:jc w:val="left"/>
      </w:pPr>
      <w:r>
        <w:rPr>
          <w:rStyle w:val="Refdecomentario"/>
        </w:rPr>
        <w:annotationRef/>
      </w:r>
      <w:r>
        <w:t>Yo no pondría cloud como un subítem de IoT</w:t>
      </w:r>
    </w:p>
  </w:comment>
  <w:comment w:id="206" w:author="Alfonso Díez Ramírez" w:date="2023-07-12T04:49:00Z" w:initials="AD">
    <w:p w14:paraId="3320460B" w14:textId="77777777" w:rsidR="003C5FCC" w:rsidRDefault="003C5FCC" w:rsidP="0002691F">
      <w:pPr>
        <w:pStyle w:val="Textocomentario"/>
        <w:jc w:val="left"/>
      </w:pPr>
      <w:r>
        <w:rPr>
          <w:rStyle w:val="Refdecomentario"/>
        </w:rPr>
        <w:annotationRef/>
      </w:r>
      <w:r>
        <w:t>La idea es relacionarlo con el concepto de edge computing como una evolución. Cambio el titulo dado que el apartado esta muy centrado en IoT, mas que en cloud computing o servicios en la nube en general.</w:t>
      </w:r>
    </w:p>
  </w:comment>
  <w:comment w:id="333" w:author="JESSICA DIAZ FERNANDEZ" w:date="2023-07-11T01:10:00Z" w:initials="JDF">
    <w:p w14:paraId="2EB61068" w14:textId="77777777" w:rsidR="0017006A" w:rsidRDefault="0017006A" w:rsidP="00736C57">
      <w:pPr>
        <w:pStyle w:val="Textocomentario"/>
        <w:jc w:val="left"/>
      </w:pPr>
      <w:r>
        <w:rPr>
          <w:rStyle w:val="Refdecomentario"/>
        </w:rPr>
        <w:annotationRef/>
      </w:r>
      <w:r>
        <w:t>Si te fijas hay mapping entre objetivos y componentes 😉</w:t>
      </w:r>
    </w:p>
  </w:comment>
  <w:comment w:id="350" w:author="JESSICA DIAZ FERNANDEZ" w:date="2023-07-11T01:10:00Z" w:initials="JDF">
    <w:p w14:paraId="1610D3AA" w14:textId="77777777" w:rsidR="0017006A" w:rsidRDefault="0017006A" w:rsidP="004F5750">
      <w:pPr>
        <w:pStyle w:val="Textocomentario"/>
        <w:jc w:val="left"/>
      </w:pPr>
      <w:r>
        <w:rPr>
          <w:rStyle w:val="Refdecomentario"/>
        </w:rPr>
        <w:annotationRef/>
      </w:r>
      <w:r>
        <w:t>Aquí solo estás haciendo referencia al componente de monitorización</w:t>
      </w:r>
    </w:p>
  </w:comment>
  <w:comment w:id="369" w:author="JESSICA DIAZ FERNANDEZ" w:date="2023-07-11T01:12:00Z" w:initials="JDF">
    <w:p w14:paraId="118C7F16" w14:textId="77777777" w:rsidR="0017006A" w:rsidRDefault="0017006A" w:rsidP="00F37CF6">
      <w:pPr>
        <w:pStyle w:val="Textocomentario"/>
        <w:jc w:val="left"/>
      </w:pPr>
      <w:r>
        <w:rPr>
          <w:rStyle w:val="Refdecomentario"/>
        </w:rPr>
        <w:annotationRef/>
      </w:r>
      <w:r>
        <w:t>Supongo que te refieres a las iteraciones de la sección del capítulo 1. Haz referencia ese apartado pq el lector puede no saber a lo que te refieras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8D3574" w15:done="0"/>
  <w15:commentEx w15:paraId="5E97835C" w15:done="0"/>
  <w15:commentEx w15:paraId="3B3C5167" w15:paraIdParent="5E97835C" w15:done="0"/>
  <w15:commentEx w15:paraId="10615A1C" w15:done="0"/>
  <w15:commentEx w15:paraId="48147938" w15:paraIdParent="10615A1C" w15:done="0"/>
  <w15:commentEx w15:paraId="56684B18" w15:done="0"/>
  <w15:commentEx w15:paraId="3C2BB57A" w15:paraIdParent="56684B18" w15:done="0"/>
  <w15:commentEx w15:paraId="2F1B6096" w15:done="0"/>
  <w15:commentEx w15:paraId="5E12BC3A" w15:paraIdParent="2F1B6096" w15:done="0"/>
  <w15:commentEx w15:paraId="23BE7AFB" w15:done="0"/>
  <w15:commentEx w15:paraId="2B0FC6AD" w15:paraIdParent="23BE7AFB" w15:done="0"/>
  <w15:commentEx w15:paraId="2FDE3A7D" w15:done="0"/>
  <w15:commentEx w15:paraId="3320460B" w15:paraIdParent="2FDE3A7D" w15:done="0"/>
  <w15:commentEx w15:paraId="2EB61068" w15:done="0"/>
  <w15:commentEx w15:paraId="1610D3AA" w15:done="0"/>
  <w15:commentEx w15:paraId="118C7F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715FF" w16cex:dateUtc="2023-07-10T21:42:00Z"/>
  <w16cex:commentExtensible w16cex:durableId="285718C8" w16cex:dateUtc="2023-07-10T21:54:00Z"/>
  <w16cex:commentExtensible w16cex:durableId="2857D275" w16cex:dateUtc="2023-07-11T11:07:00Z"/>
  <w16cex:commentExtensible w16cex:durableId="28571A52" w16cex:dateUtc="2023-07-10T22:01:00Z"/>
  <w16cex:commentExtensible w16cex:durableId="2857D042" w16cex:dateUtc="2023-07-11T10:57:00Z"/>
  <w16cex:commentExtensible w16cex:durableId="28571AE6" w16cex:dateUtc="2023-07-10T22:03:00Z"/>
  <w16cex:commentExtensible w16cex:durableId="2858214E" w16cex:dateUtc="2023-07-11T16:43:00Z"/>
  <w16cex:commentExtensible w16cex:durableId="28571E4F" w16cex:dateUtc="2023-07-10T22:18:00Z"/>
  <w16cex:commentExtensible w16cex:durableId="2857250B" w16cex:dateUtc="2023-07-10T22:47:00Z"/>
  <w16cex:commentExtensible w16cex:durableId="28571EA6" w16cex:dateUtc="2023-07-10T22:19:00Z"/>
  <w16cex:commentExtensible w16cex:durableId="28584125" w16cex:dateUtc="2023-07-11T18:59:00Z"/>
  <w16cex:commentExtensible w16cex:durableId="28572734" w16cex:dateUtc="2023-07-10T22:56:00Z"/>
  <w16cex:commentExtensible w16cex:durableId="2858AF70" w16cex:dateUtc="2023-07-12T02:49:00Z"/>
  <w16cex:commentExtensible w16cex:durableId="28572A9B" w16cex:dateUtc="2023-07-10T23:10:00Z"/>
  <w16cex:commentExtensible w16cex:durableId="28572A84" w16cex:dateUtc="2023-07-10T23:10:00Z"/>
  <w16cex:commentExtensible w16cex:durableId="28572B10" w16cex:dateUtc="2023-07-10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8D3574" w16cid:durableId="285715FF"/>
  <w16cid:commentId w16cid:paraId="5E97835C" w16cid:durableId="285718C8"/>
  <w16cid:commentId w16cid:paraId="3B3C5167" w16cid:durableId="2857D275"/>
  <w16cid:commentId w16cid:paraId="10615A1C" w16cid:durableId="28571A52"/>
  <w16cid:commentId w16cid:paraId="48147938" w16cid:durableId="2857D042"/>
  <w16cid:commentId w16cid:paraId="56684B18" w16cid:durableId="28571AE6"/>
  <w16cid:commentId w16cid:paraId="3C2BB57A" w16cid:durableId="2858214E"/>
  <w16cid:commentId w16cid:paraId="2F1B6096" w16cid:durableId="28571E4F"/>
  <w16cid:commentId w16cid:paraId="5E12BC3A" w16cid:durableId="2857250B"/>
  <w16cid:commentId w16cid:paraId="23BE7AFB" w16cid:durableId="28571EA6"/>
  <w16cid:commentId w16cid:paraId="2B0FC6AD" w16cid:durableId="28584125"/>
  <w16cid:commentId w16cid:paraId="2FDE3A7D" w16cid:durableId="28572734"/>
  <w16cid:commentId w16cid:paraId="3320460B" w16cid:durableId="2858AF70"/>
  <w16cid:commentId w16cid:paraId="2EB61068" w16cid:durableId="28572A9B"/>
  <w16cid:commentId w16cid:paraId="1610D3AA" w16cid:durableId="28572A84"/>
  <w16cid:commentId w16cid:paraId="118C7F16" w16cid:durableId="28572B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D21F3" w14:textId="77777777" w:rsidR="00AD3EE1" w:rsidRDefault="00AD3EE1" w:rsidP="00E23E4F">
      <w:pPr>
        <w:spacing w:after="0" w:line="240" w:lineRule="auto"/>
      </w:pPr>
      <w:r>
        <w:separator/>
      </w:r>
    </w:p>
  </w:endnote>
  <w:endnote w:type="continuationSeparator" w:id="0">
    <w:p w14:paraId="42906CFF" w14:textId="77777777" w:rsidR="00AD3EE1" w:rsidRDefault="00AD3EE1"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05E1E" w14:textId="77777777" w:rsidR="00AD3EE1" w:rsidRDefault="00AD3EE1" w:rsidP="00E23E4F">
      <w:pPr>
        <w:spacing w:after="0" w:line="240" w:lineRule="auto"/>
      </w:pPr>
      <w:r>
        <w:separator/>
      </w:r>
    </w:p>
  </w:footnote>
  <w:footnote w:type="continuationSeparator" w:id="0">
    <w:p w14:paraId="0E715957" w14:textId="77777777" w:rsidR="00AD3EE1" w:rsidRDefault="00AD3EE1"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75C76"/>
    <w:multiLevelType w:val="hybridMultilevel"/>
    <w:tmpl w:val="F1D64A8A"/>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346296"/>
    <w:multiLevelType w:val="hybridMultilevel"/>
    <w:tmpl w:val="508A3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3A3482"/>
    <w:multiLevelType w:val="hybridMultilevel"/>
    <w:tmpl w:val="58180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58377C"/>
    <w:multiLevelType w:val="multilevel"/>
    <w:tmpl w:val="87D0C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90743F"/>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48E5D3C"/>
    <w:multiLevelType w:val="hybridMultilevel"/>
    <w:tmpl w:val="3670CE8E"/>
    <w:lvl w:ilvl="0" w:tplc="0C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BD630D5"/>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A747F7"/>
    <w:multiLevelType w:val="multilevel"/>
    <w:tmpl w:val="1818AC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ED2F08"/>
    <w:multiLevelType w:val="hybridMultilevel"/>
    <w:tmpl w:val="100E55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C6637C"/>
    <w:multiLevelType w:val="multilevel"/>
    <w:tmpl w:val="CFF8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2104114"/>
    <w:multiLevelType w:val="hybridMultilevel"/>
    <w:tmpl w:val="E022FCE2"/>
    <w:lvl w:ilvl="0" w:tplc="F3B4F0B2">
      <w:start w:val="1"/>
      <w:numFmt w:val="bullet"/>
      <w:lvlText w:val=""/>
      <w:lvlJc w:val="left"/>
      <w:pPr>
        <w:ind w:left="720" w:hanging="360"/>
      </w:pPr>
      <w:rPr>
        <w:rFonts w:ascii="Symbol" w:hAnsi="Symbol"/>
      </w:rPr>
    </w:lvl>
    <w:lvl w:ilvl="1" w:tplc="802C7EAA">
      <w:start w:val="1"/>
      <w:numFmt w:val="bullet"/>
      <w:lvlText w:val=""/>
      <w:lvlJc w:val="left"/>
      <w:pPr>
        <w:ind w:left="720" w:hanging="360"/>
      </w:pPr>
      <w:rPr>
        <w:rFonts w:ascii="Symbol" w:hAnsi="Symbol"/>
      </w:rPr>
    </w:lvl>
    <w:lvl w:ilvl="2" w:tplc="AA2CC590">
      <w:start w:val="1"/>
      <w:numFmt w:val="bullet"/>
      <w:lvlText w:val=""/>
      <w:lvlJc w:val="left"/>
      <w:pPr>
        <w:ind w:left="720" w:hanging="360"/>
      </w:pPr>
      <w:rPr>
        <w:rFonts w:ascii="Symbol" w:hAnsi="Symbol"/>
      </w:rPr>
    </w:lvl>
    <w:lvl w:ilvl="3" w:tplc="BCDA8BE2">
      <w:start w:val="1"/>
      <w:numFmt w:val="bullet"/>
      <w:lvlText w:val=""/>
      <w:lvlJc w:val="left"/>
      <w:pPr>
        <w:ind w:left="720" w:hanging="360"/>
      </w:pPr>
      <w:rPr>
        <w:rFonts w:ascii="Symbol" w:hAnsi="Symbol"/>
      </w:rPr>
    </w:lvl>
    <w:lvl w:ilvl="4" w:tplc="CC768356">
      <w:start w:val="1"/>
      <w:numFmt w:val="bullet"/>
      <w:lvlText w:val=""/>
      <w:lvlJc w:val="left"/>
      <w:pPr>
        <w:ind w:left="720" w:hanging="360"/>
      </w:pPr>
      <w:rPr>
        <w:rFonts w:ascii="Symbol" w:hAnsi="Symbol"/>
      </w:rPr>
    </w:lvl>
    <w:lvl w:ilvl="5" w:tplc="224C494A">
      <w:start w:val="1"/>
      <w:numFmt w:val="bullet"/>
      <w:lvlText w:val=""/>
      <w:lvlJc w:val="left"/>
      <w:pPr>
        <w:ind w:left="720" w:hanging="360"/>
      </w:pPr>
      <w:rPr>
        <w:rFonts w:ascii="Symbol" w:hAnsi="Symbol"/>
      </w:rPr>
    </w:lvl>
    <w:lvl w:ilvl="6" w:tplc="074E8D1A">
      <w:start w:val="1"/>
      <w:numFmt w:val="bullet"/>
      <w:lvlText w:val=""/>
      <w:lvlJc w:val="left"/>
      <w:pPr>
        <w:ind w:left="720" w:hanging="360"/>
      </w:pPr>
      <w:rPr>
        <w:rFonts w:ascii="Symbol" w:hAnsi="Symbol"/>
      </w:rPr>
    </w:lvl>
    <w:lvl w:ilvl="7" w:tplc="B0680C34">
      <w:start w:val="1"/>
      <w:numFmt w:val="bullet"/>
      <w:lvlText w:val=""/>
      <w:lvlJc w:val="left"/>
      <w:pPr>
        <w:ind w:left="720" w:hanging="360"/>
      </w:pPr>
      <w:rPr>
        <w:rFonts w:ascii="Symbol" w:hAnsi="Symbol"/>
      </w:rPr>
    </w:lvl>
    <w:lvl w:ilvl="8" w:tplc="7DD4AA68">
      <w:start w:val="1"/>
      <w:numFmt w:val="bullet"/>
      <w:lvlText w:val=""/>
      <w:lvlJc w:val="left"/>
      <w:pPr>
        <w:ind w:left="720" w:hanging="360"/>
      </w:pPr>
      <w:rPr>
        <w:rFonts w:ascii="Symbol" w:hAnsi="Symbol"/>
      </w:rPr>
    </w:lvl>
  </w:abstractNum>
  <w:abstractNum w:abstractNumId="34"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6A1F7BD6"/>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6FCE0E6F"/>
    <w:multiLevelType w:val="hybridMultilevel"/>
    <w:tmpl w:val="DE005C20"/>
    <w:lvl w:ilvl="0" w:tplc="939EBDA0">
      <w:start w:val="1"/>
      <w:numFmt w:val="bullet"/>
      <w:lvlText w:val=""/>
      <w:lvlJc w:val="left"/>
      <w:pPr>
        <w:ind w:left="720" w:hanging="360"/>
      </w:pPr>
      <w:rPr>
        <w:rFonts w:ascii="Symbol" w:hAnsi="Symbol"/>
      </w:rPr>
    </w:lvl>
    <w:lvl w:ilvl="1" w:tplc="4822C152">
      <w:start w:val="1"/>
      <w:numFmt w:val="bullet"/>
      <w:lvlText w:val=""/>
      <w:lvlJc w:val="left"/>
      <w:pPr>
        <w:ind w:left="720" w:hanging="360"/>
      </w:pPr>
      <w:rPr>
        <w:rFonts w:ascii="Symbol" w:hAnsi="Symbol"/>
      </w:rPr>
    </w:lvl>
    <w:lvl w:ilvl="2" w:tplc="E5B29156">
      <w:start w:val="1"/>
      <w:numFmt w:val="bullet"/>
      <w:lvlText w:val=""/>
      <w:lvlJc w:val="left"/>
      <w:pPr>
        <w:ind w:left="720" w:hanging="360"/>
      </w:pPr>
      <w:rPr>
        <w:rFonts w:ascii="Symbol" w:hAnsi="Symbol"/>
      </w:rPr>
    </w:lvl>
    <w:lvl w:ilvl="3" w:tplc="254C187E">
      <w:start w:val="1"/>
      <w:numFmt w:val="bullet"/>
      <w:lvlText w:val=""/>
      <w:lvlJc w:val="left"/>
      <w:pPr>
        <w:ind w:left="720" w:hanging="360"/>
      </w:pPr>
      <w:rPr>
        <w:rFonts w:ascii="Symbol" w:hAnsi="Symbol"/>
      </w:rPr>
    </w:lvl>
    <w:lvl w:ilvl="4" w:tplc="20DE2EB4">
      <w:start w:val="1"/>
      <w:numFmt w:val="bullet"/>
      <w:lvlText w:val=""/>
      <w:lvlJc w:val="left"/>
      <w:pPr>
        <w:ind w:left="720" w:hanging="360"/>
      </w:pPr>
      <w:rPr>
        <w:rFonts w:ascii="Symbol" w:hAnsi="Symbol"/>
      </w:rPr>
    </w:lvl>
    <w:lvl w:ilvl="5" w:tplc="33C8DEC4">
      <w:start w:val="1"/>
      <w:numFmt w:val="bullet"/>
      <w:lvlText w:val=""/>
      <w:lvlJc w:val="left"/>
      <w:pPr>
        <w:ind w:left="720" w:hanging="360"/>
      </w:pPr>
      <w:rPr>
        <w:rFonts w:ascii="Symbol" w:hAnsi="Symbol"/>
      </w:rPr>
    </w:lvl>
    <w:lvl w:ilvl="6" w:tplc="ADB44EAE">
      <w:start w:val="1"/>
      <w:numFmt w:val="bullet"/>
      <w:lvlText w:val=""/>
      <w:lvlJc w:val="left"/>
      <w:pPr>
        <w:ind w:left="720" w:hanging="360"/>
      </w:pPr>
      <w:rPr>
        <w:rFonts w:ascii="Symbol" w:hAnsi="Symbol"/>
      </w:rPr>
    </w:lvl>
    <w:lvl w:ilvl="7" w:tplc="EEB09128">
      <w:start w:val="1"/>
      <w:numFmt w:val="bullet"/>
      <w:lvlText w:val=""/>
      <w:lvlJc w:val="left"/>
      <w:pPr>
        <w:ind w:left="720" w:hanging="360"/>
      </w:pPr>
      <w:rPr>
        <w:rFonts w:ascii="Symbol" w:hAnsi="Symbol"/>
      </w:rPr>
    </w:lvl>
    <w:lvl w:ilvl="8" w:tplc="4B9055D2">
      <w:start w:val="1"/>
      <w:numFmt w:val="bullet"/>
      <w:lvlText w:val=""/>
      <w:lvlJc w:val="left"/>
      <w:pPr>
        <w:ind w:left="720" w:hanging="360"/>
      </w:pPr>
      <w:rPr>
        <w:rFonts w:ascii="Symbol" w:hAnsi="Symbol"/>
      </w:rPr>
    </w:lvl>
  </w:abstractNum>
  <w:abstractNum w:abstractNumId="39"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430812"/>
    <w:multiLevelType w:val="multilevel"/>
    <w:tmpl w:val="74B6DF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4" w15:restartNumberingAfterBreak="0">
    <w:nsid w:val="7A05529D"/>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23"/>
  </w:num>
  <w:num w:numId="2" w16cid:durableId="150413650">
    <w:abstractNumId w:val="42"/>
  </w:num>
  <w:num w:numId="3" w16cid:durableId="444154825">
    <w:abstractNumId w:val="2"/>
  </w:num>
  <w:num w:numId="4" w16cid:durableId="58208772">
    <w:abstractNumId w:val="39"/>
  </w:num>
  <w:num w:numId="5" w16cid:durableId="39328498">
    <w:abstractNumId w:val="34"/>
  </w:num>
  <w:num w:numId="6" w16cid:durableId="274680927">
    <w:abstractNumId w:val="29"/>
  </w:num>
  <w:num w:numId="7" w16cid:durableId="444466441">
    <w:abstractNumId w:val="7"/>
  </w:num>
  <w:num w:numId="8" w16cid:durableId="302153135">
    <w:abstractNumId w:val="10"/>
  </w:num>
  <w:num w:numId="9" w16cid:durableId="929192934">
    <w:abstractNumId w:val="16"/>
  </w:num>
  <w:num w:numId="10" w16cid:durableId="987126250">
    <w:abstractNumId w:val="21"/>
  </w:num>
  <w:num w:numId="11" w16cid:durableId="1384787403">
    <w:abstractNumId w:val="6"/>
  </w:num>
  <w:num w:numId="12" w16cid:durableId="1941913397">
    <w:abstractNumId w:val="30"/>
  </w:num>
  <w:num w:numId="13" w16cid:durableId="64228354">
    <w:abstractNumId w:val="18"/>
  </w:num>
  <w:num w:numId="14" w16cid:durableId="213471264">
    <w:abstractNumId w:val="12"/>
  </w:num>
  <w:num w:numId="15" w16cid:durableId="135344550">
    <w:abstractNumId w:val="20"/>
  </w:num>
  <w:num w:numId="16" w16cid:durableId="1758015790">
    <w:abstractNumId w:val="41"/>
  </w:num>
  <w:num w:numId="17" w16cid:durableId="848450208">
    <w:abstractNumId w:val="14"/>
  </w:num>
  <w:num w:numId="18" w16cid:durableId="1255824368">
    <w:abstractNumId w:val="27"/>
  </w:num>
  <w:num w:numId="19" w16cid:durableId="203375502">
    <w:abstractNumId w:val="43"/>
  </w:num>
  <w:num w:numId="20" w16cid:durableId="1457748938">
    <w:abstractNumId w:val="3"/>
  </w:num>
  <w:num w:numId="21" w16cid:durableId="192040263">
    <w:abstractNumId w:val="32"/>
  </w:num>
  <w:num w:numId="22" w16cid:durableId="1934244679">
    <w:abstractNumId w:val="45"/>
  </w:num>
  <w:num w:numId="23" w16cid:durableId="1092509350">
    <w:abstractNumId w:val="26"/>
  </w:num>
  <w:num w:numId="24" w16cid:durableId="1479148091">
    <w:abstractNumId w:val="8"/>
  </w:num>
  <w:num w:numId="25" w16cid:durableId="445005762">
    <w:abstractNumId w:val="15"/>
  </w:num>
  <w:num w:numId="26" w16cid:durableId="1426195696">
    <w:abstractNumId w:val="11"/>
  </w:num>
  <w:num w:numId="27" w16cid:durableId="1480923794">
    <w:abstractNumId w:val="1"/>
  </w:num>
  <w:num w:numId="28" w16cid:durableId="220332978">
    <w:abstractNumId w:val="0"/>
  </w:num>
  <w:num w:numId="29" w16cid:durableId="1247687362">
    <w:abstractNumId w:val="17"/>
  </w:num>
  <w:num w:numId="30" w16cid:durableId="596181532">
    <w:abstractNumId w:val="28"/>
  </w:num>
  <w:num w:numId="31" w16cid:durableId="547181559">
    <w:abstractNumId w:val="37"/>
  </w:num>
  <w:num w:numId="32" w16cid:durableId="1998804272">
    <w:abstractNumId w:val="35"/>
  </w:num>
  <w:num w:numId="33" w16cid:durableId="996148491">
    <w:abstractNumId w:val="9"/>
  </w:num>
  <w:num w:numId="34" w16cid:durableId="1592934406">
    <w:abstractNumId w:val="4"/>
  </w:num>
  <w:num w:numId="35" w16cid:durableId="1621645318">
    <w:abstractNumId w:val="5"/>
  </w:num>
  <w:num w:numId="36" w16cid:durableId="159589821">
    <w:abstractNumId w:val="40"/>
  </w:num>
  <w:num w:numId="37" w16cid:durableId="642731534">
    <w:abstractNumId w:val="22"/>
  </w:num>
  <w:num w:numId="38" w16cid:durableId="467211442">
    <w:abstractNumId w:val="13"/>
  </w:num>
  <w:num w:numId="39" w16cid:durableId="1168638204">
    <w:abstractNumId w:val="24"/>
  </w:num>
  <w:num w:numId="40" w16cid:durableId="1851331253">
    <w:abstractNumId w:val="31"/>
  </w:num>
  <w:num w:numId="41" w16cid:durableId="1884515704">
    <w:abstractNumId w:val="36"/>
  </w:num>
  <w:num w:numId="42" w16cid:durableId="247155289">
    <w:abstractNumId w:val="25"/>
  </w:num>
  <w:num w:numId="43" w16cid:durableId="2025666869">
    <w:abstractNumId w:val="33"/>
  </w:num>
  <w:num w:numId="44" w16cid:durableId="1604072828">
    <w:abstractNumId w:val="38"/>
  </w:num>
  <w:num w:numId="45" w16cid:durableId="540022462">
    <w:abstractNumId w:val="44"/>
  </w:num>
  <w:num w:numId="46" w16cid:durableId="1456483795">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fonso Díez Ramírez">
    <w15:presenceInfo w15:providerId="Windows Live" w15:userId="3f9bd66baf34ca75"/>
  </w15:person>
  <w15:person w15:author="JESSICA DIAZ FERNANDEZ">
    <w15:presenceInfo w15:providerId="AD" w15:userId="S::yesica.diaz@upm.es::c1ca18ad-dbd5-420b-93ab-3e65d1ddca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06830"/>
    <w:rsid w:val="00033B5A"/>
    <w:rsid w:val="00061C43"/>
    <w:rsid w:val="00064E0C"/>
    <w:rsid w:val="0006775A"/>
    <w:rsid w:val="00072326"/>
    <w:rsid w:val="000851FA"/>
    <w:rsid w:val="00090E8D"/>
    <w:rsid w:val="00094D1B"/>
    <w:rsid w:val="000D404D"/>
    <w:rsid w:val="000D5201"/>
    <w:rsid w:val="000E0300"/>
    <w:rsid w:val="000F1761"/>
    <w:rsid w:val="001036B6"/>
    <w:rsid w:val="00150310"/>
    <w:rsid w:val="00155583"/>
    <w:rsid w:val="00167481"/>
    <w:rsid w:val="0017006A"/>
    <w:rsid w:val="001709D7"/>
    <w:rsid w:val="00171EC7"/>
    <w:rsid w:val="00177795"/>
    <w:rsid w:val="00182B5D"/>
    <w:rsid w:val="00190353"/>
    <w:rsid w:val="001914A6"/>
    <w:rsid w:val="00191821"/>
    <w:rsid w:val="001A0C7B"/>
    <w:rsid w:val="001A12EA"/>
    <w:rsid w:val="001A6173"/>
    <w:rsid w:val="001A69B1"/>
    <w:rsid w:val="001A7374"/>
    <w:rsid w:val="001B1426"/>
    <w:rsid w:val="001B45F4"/>
    <w:rsid w:val="001C1DBF"/>
    <w:rsid w:val="001C4146"/>
    <w:rsid w:val="001C6FF5"/>
    <w:rsid w:val="001D0230"/>
    <w:rsid w:val="001D5A80"/>
    <w:rsid w:val="001E0085"/>
    <w:rsid w:val="001E7377"/>
    <w:rsid w:val="001F30A9"/>
    <w:rsid w:val="00203F98"/>
    <w:rsid w:val="00206384"/>
    <w:rsid w:val="0020751A"/>
    <w:rsid w:val="00216E8C"/>
    <w:rsid w:val="0022315D"/>
    <w:rsid w:val="00223A1A"/>
    <w:rsid w:val="0022428F"/>
    <w:rsid w:val="00241B2C"/>
    <w:rsid w:val="002421E4"/>
    <w:rsid w:val="00246FCA"/>
    <w:rsid w:val="00250424"/>
    <w:rsid w:val="002620FE"/>
    <w:rsid w:val="002802E4"/>
    <w:rsid w:val="00284757"/>
    <w:rsid w:val="002A29F6"/>
    <w:rsid w:val="002A2F60"/>
    <w:rsid w:val="002A2F65"/>
    <w:rsid w:val="002A778D"/>
    <w:rsid w:val="002A7935"/>
    <w:rsid w:val="002B5E6B"/>
    <w:rsid w:val="002C0690"/>
    <w:rsid w:val="002C2BA6"/>
    <w:rsid w:val="002C4569"/>
    <w:rsid w:val="002D6DE2"/>
    <w:rsid w:val="002E11B0"/>
    <w:rsid w:val="002E6E93"/>
    <w:rsid w:val="002F7E23"/>
    <w:rsid w:val="003009C2"/>
    <w:rsid w:val="003119AB"/>
    <w:rsid w:val="0031349A"/>
    <w:rsid w:val="00323157"/>
    <w:rsid w:val="00330B18"/>
    <w:rsid w:val="00332645"/>
    <w:rsid w:val="00352AED"/>
    <w:rsid w:val="00354AC7"/>
    <w:rsid w:val="00361255"/>
    <w:rsid w:val="00361439"/>
    <w:rsid w:val="0036545E"/>
    <w:rsid w:val="0037473E"/>
    <w:rsid w:val="00375655"/>
    <w:rsid w:val="00395A7C"/>
    <w:rsid w:val="00396235"/>
    <w:rsid w:val="003A2374"/>
    <w:rsid w:val="003C5FCC"/>
    <w:rsid w:val="003C6D86"/>
    <w:rsid w:val="003D37A4"/>
    <w:rsid w:val="003D7E23"/>
    <w:rsid w:val="003E5B33"/>
    <w:rsid w:val="00405BC3"/>
    <w:rsid w:val="0043402A"/>
    <w:rsid w:val="0044673E"/>
    <w:rsid w:val="004548A5"/>
    <w:rsid w:val="0045670A"/>
    <w:rsid w:val="00471FBF"/>
    <w:rsid w:val="00472393"/>
    <w:rsid w:val="00476A32"/>
    <w:rsid w:val="00476B34"/>
    <w:rsid w:val="00481D83"/>
    <w:rsid w:val="0048285F"/>
    <w:rsid w:val="00485D0B"/>
    <w:rsid w:val="004C2FB4"/>
    <w:rsid w:val="004C7586"/>
    <w:rsid w:val="004C7920"/>
    <w:rsid w:val="004D2F44"/>
    <w:rsid w:val="004D7808"/>
    <w:rsid w:val="004E0557"/>
    <w:rsid w:val="004E2A60"/>
    <w:rsid w:val="004E2F1E"/>
    <w:rsid w:val="0050712B"/>
    <w:rsid w:val="00511484"/>
    <w:rsid w:val="00517332"/>
    <w:rsid w:val="00520514"/>
    <w:rsid w:val="0052066A"/>
    <w:rsid w:val="00521A4E"/>
    <w:rsid w:val="00521CE0"/>
    <w:rsid w:val="005277FC"/>
    <w:rsid w:val="0054531F"/>
    <w:rsid w:val="00570EDF"/>
    <w:rsid w:val="00572140"/>
    <w:rsid w:val="00592ECB"/>
    <w:rsid w:val="00597FBB"/>
    <w:rsid w:val="005B59FD"/>
    <w:rsid w:val="005C45B9"/>
    <w:rsid w:val="005C7FB4"/>
    <w:rsid w:val="005D73CB"/>
    <w:rsid w:val="005E78A0"/>
    <w:rsid w:val="005E79E8"/>
    <w:rsid w:val="005F1D69"/>
    <w:rsid w:val="005F42B9"/>
    <w:rsid w:val="005F4304"/>
    <w:rsid w:val="005F7220"/>
    <w:rsid w:val="00603409"/>
    <w:rsid w:val="006042DB"/>
    <w:rsid w:val="00607E21"/>
    <w:rsid w:val="00617128"/>
    <w:rsid w:val="00620E6C"/>
    <w:rsid w:val="00627599"/>
    <w:rsid w:val="00651E4F"/>
    <w:rsid w:val="00655347"/>
    <w:rsid w:val="006570B9"/>
    <w:rsid w:val="006575CB"/>
    <w:rsid w:val="0066010E"/>
    <w:rsid w:val="0066048F"/>
    <w:rsid w:val="00664768"/>
    <w:rsid w:val="006A02F2"/>
    <w:rsid w:val="006B5DF2"/>
    <w:rsid w:val="006C7903"/>
    <w:rsid w:val="006D500F"/>
    <w:rsid w:val="006D7C8B"/>
    <w:rsid w:val="006E22D6"/>
    <w:rsid w:val="006F61DF"/>
    <w:rsid w:val="007040A6"/>
    <w:rsid w:val="00704B20"/>
    <w:rsid w:val="00704FC5"/>
    <w:rsid w:val="00711042"/>
    <w:rsid w:val="00711BF3"/>
    <w:rsid w:val="0072167E"/>
    <w:rsid w:val="00721A1D"/>
    <w:rsid w:val="00730C81"/>
    <w:rsid w:val="00736F90"/>
    <w:rsid w:val="00741751"/>
    <w:rsid w:val="007546CB"/>
    <w:rsid w:val="00756B29"/>
    <w:rsid w:val="00764A64"/>
    <w:rsid w:val="00765D72"/>
    <w:rsid w:val="00775B81"/>
    <w:rsid w:val="00777884"/>
    <w:rsid w:val="00785513"/>
    <w:rsid w:val="00796483"/>
    <w:rsid w:val="007B0325"/>
    <w:rsid w:val="007B077C"/>
    <w:rsid w:val="007D785B"/>
    <w:rsid w:val="007E02B6"/>
    <w:rsid w:val="007F04AF"/>
    <w:rsid w:val="007F4C79"/>
    <w:rsid w:val="007F5489"/>
    <w:rsid w:val="0081253E"/>
    <w:rsid w:val="00820ECE"/>
    <w:rsid w:val="00822337"/>
    <w:rsid w:val="00824584"/>
    <w:rsid w:val="0082652A"/>
    <w:rsid w:val="00830BEC"/>
    <w:rsid w:val="0084017C"/>
    <w:rsid w:val="0084138C"/>
    <w:rsid w:val="00850E8A"/>
    <w:rsid w:val="00865622"/>
    <w:rsid w:val="00877CE5"/>
    <w:rsid w:val="00883C0A"/>
    <w:rsid w:val="00891FC1"/>
    <w:rsid w:val="0089463A"/>
    <w:rsid w:val="00896179"/>
    <w:rsid w:val="008A0C4C"/>
    <w:rsid w:val="008A49CD"/>
    <w:rsid w:val="008B1694"/>
    <w:rsid w:val="008B20EC"/>
    <w:rsid w:val="008C19F1"/>
    <w:rsid w:val="008C2DCF"/>
    <w:rsid w:val="008D0442"/>
    <w:rsid w:val="008D3723"/>
    <w:rsid w:val="008E1E72"/>
    <w:rsid w:val="008E5276"/>
    <w:rsid w:val="008F78F3"/>
    <w:rsid w:val="0090119B"/>
    <w:rsid w:val="009156A4"/>
    <w:rsid w:val="00925E5F"/>
    <w:rsid w:val="0093164A"/>
    <w:rsid w:val="00934079"/>
    <w:rsid w:val="00937852"/>
    <w:rsid w:val="00940B18"/>
    <w:rsid w:val="009542D7"/>
    <w:rsid w:val="00954DCA"/>
    <w:rsid w:val="0095649D"/>
    <w:rsid w:val="00956624"/>
    <w:rsid w:val="0096044E"/>
    <w:rsid w:val="009630DB"/>
    <w:rsid w:val="00974442"/>
    <w:rsid w:val="00976BF3"/>
    <w:rsid w:val="00982900"/>
    <w:rsid w:val="00997BD1"/>
    <w:rsid w:val="009B61E5"/>
    <w:rsid w:val="009B7147"/>
    <w:rsid w:val="009D4EDC"/>
    <w:rsid w:val="009E6A8B"/>
    <w:rsid w:val="009E7870"/>
    <w:rsid w:val="009F5F46"/>
    <w:rsid w:val="00A0359C"/>
    <w:rsid w:val="00A135B3"/>
    <w:rsid w:val="00A311EF"/>
    <w:rsid w:val="00A31C5D"/>
    <w:rsid w:val="00A31FA1"/>
    <w:rsid w:val="00A368C3"/>
    <w:rsid w:val="00A46861"/>
    <w:rsid w:val="00A512CE"/>
    <w:rsid w:val="00A52D15"/>
    <w:rsid w:val="00A61784"/>
    <w:rsid w:val="00A63C28"/>
    <w:rsid w:val="00A66BDA"/>
    <w:rsid w:val="00A7149F"/>
    <w:rsid w:val="00A74F91"/>
    <w:rsid w:val="00A8095C"/>
    <w:rsid w:val="00A902C4"/>
    <w:rsid w:val="00A948ED"/>
    <w:rsid w:val="00AA27D6"/>
    <w:rsid w:val="00AA5C4C"/>
    <w:rsid w:val="00AA6E34"/>
    <w:rsid w:val="00AB50BF"/>
    <w:rsid w:val="00AC2BEC"/>
    <w:rsid w:val="00AC75C1"/>
    <w:rsid w:val="00AD3A4A"/>
    <w:rsid w:val="00AD3EE1"/>
    <w:rsid w:val="00AD7B3C"/>
    <w:rsid w:val="00AF23AE"/>
    <w:rsid w:val="00B12751"/>
    <w:rsid w:val="00B16934"/>
    <w:rsid w:val="00B23EBA"/>
    <w:rsid w:val="00B300B7"/>
    <w:rsid w:val="00B3077F"/>
    <w:rsid w:val="00B3430B"/>
    <w:rsid w:val="00B35870"/>
    <w:rsid w:val="00B41F50"/>
    <w:rsid w:val="00B42D72"/>
    <w:rsid w:val="00B45B81"/>
    <w:rsid w:val="00B46645"/>
    <w:rsid w:val="00B51C3E"/>
    <w:rsid w:val="00B70315"/>
    <w:rsid w:val="00B7058D"/>
    <w:rsid w:val="00B72764"/>
    <w:rsid w:val="00B76B7E"/>
    <w:rsid w:val="00B80895"/>
    <w:rsid w:val="00B8398F"/>
    <w:rsid w:val="00B839DB"/>
    <w:rsid w:val="00B90DBA"/>
    <w:rsid w:val="00B95492"/>
    <w:rsid w:val="00BA11F0"/>
    <w:rsid w:val="00BA2633"/>
    <w:rsid w:val="00BB6994"/>
    <w:rsid w:val="00BE7C1E"/>
    <w:rsid w:val="00C052FD"/>
    <w:rsid w:val="00C07933"/>
    <w:rsid w:val="00C1015A"/>
    <w:rsid w:val="00C1369C"/>
    <w:rsid w:val="00C14871"/>
    <w:rsid w:val="00C17541"/>
    <w:rsid w:val="00C23AB3"/>
    <w:rsid w:val="00C30F62"/>
    <w:rsid w:val="00C312E6"/>
    <w:rsid w:val="00C40EA6"/>
    <w:rsid w:val="00C46142"/>
    <w:rsid w:val="00C47604"/>
    <w:rsid w:val="00C52EC6"/>
    <w:rsid w:val="00C54F9E"/>
    <w:rsid w:val="00C608B9"/>
    <w:rsid w:val="00C641E1"/>
    <w:rsid w:val="00C77E0B"/>
    <w:rsid w:val="00C85A01"/>
    <w:rsid w:val="00C92E92"/>
    <w:rsid w:val="00CA437B"/>
    <w:rsid w:val="00CB57C4"/>
    <w:rsid w:val="00CB5CFB"/>
    <w:rsid w:val="00CE0F87"/>
    <w:rsid w:val="00D0123D"/>
    <w:rsid w:val="00D01B7C"/>
    <w:rsid w:val="00D0440E"/>
    <w:rsid w:val="00D05272"/>
    <w:rsid w:val="00D07C61"/>
    <w:rsid w:val="00D102DB"/>
    <w:rsid w:val="00D17151"/>
    <w:rsid w:val="00D259D3"/>
    <w:rsid w:val="00D31757"/>
    <w:rsid w:val="00D638EA"/>
    <w:rsid w:val="00D64F19"/>
    <w:rsid w:val="00D64FCD"/>
    <w:rsid w:val="00D65460"/>
    <w:rsid w:val="00D71FF8"/>
    <w:rsid w:val="00D74C78"/>
    <w:rsid w:val="00D775FF"/>
    <w:rsid w:val="00D8105B"/>
    <w:rsid w:val="00D86901"/>
    <w:rsid w:val="00DA7BD1"/>
    <w:rsid w:val="00DB7D60"/>
    <w:rsid w:val="00DC18D7"/>
    <w:rsid w:val="00DC1FA1"/>
    <w:rsid w:val="00DD090A"/>
    <w:rsid w:val="00DD3419"/>
    <w:rsid w:val="00DF05F7"/>
    <w:rsid w:val="00DF4397"/>
    <w:rsid w:val="00E01B9D"/>
    <w:rsid w:val="00E021D1"/>
    <w:rsid w:val="00E03A85"/>
    <w:rsid w:val="00E0557C"/>
    <w:rsid w:val="00E057BD"/>
    <w:rsid w:val="00E166FA"/>
    <w:rsid w:val="00E229E7"/>
    <w:rsid w:val="00E23E4F"/>
    <w:rsid w:val="00E32273"/>
    <w:rsid w:val="00E4501F"/>
    <w:rsid w:val="00E53AFE"/>
    <w:rsid w:val="00E57B70"/>
    <w:rsid w:val="00E62B06"/>
    <w:rsid w:val="00E647E1"/>
    <w:rsid w:val="00E72979"/>
    <w:rsid w:val="00E7468F"/>
    <w:rsid w:val="00E750CD"/>
    <w:rsid w:val="00E969F0"/>
    <w:rsid w:val="00EA0604"/>
    <w:rsid w:val="00EA3E57"/>
    <w:rsid w:val="00EA452E"/>
    <w:rsid w:val="00EA6F68"/>
    <w:rsid w:val="00EA7836"/>
    <w:rsid w:val="00EB26B2"/>
    <w:rsid w:val="00EB401E"/>
    <w:rsid w:val="00EC6D51"/>
    <w:rsid w:val="00ED03F2"/>
    <w:rsid w:val="00ED050E"/>
    <w:rsid w:val="00ED2137"/>
    <w:rsid w:val="00ED387E"/>
    <w:rsid w:val="00ED70B5"/>
    <w:rsid w:val="00EE15C3"/>
    <w:rsid w:val="00EF35FB"/>
    <w:rsid w:val="00F10607"/>
    <w:rsid w:val="00F124E9"/>
    <w:rsid w:val="00F134B3"/>
    <w:rsid w:val="00F20237"/>
    <w:rsid w:val="00F25588"/>
    <w:rsid w:val="00F326B7"/>
    <w:rsid w:val="00F36B8D"/>
    <w:rsid w:val="00F406E2"/>
    <w:rsid w:val="00F5063F"/>
    <w:rsid w:val="00F50EB0"/>
    <w:rsid w:val="00F5299B"/>
    <w:rsid w:val="00F53222"/>
    <w:rsid w:val="00F55DB0"/>
    <w:rsid w:val="00F57279"/>
    <w:rsid w:val="00F5769E"/>
    <w:rsid w:val="00F635B2"/>
    <w:rsid w:val="00F658B3"/>
    <w:rsid w:val="00F67D7F"/>
    <w:rsid w:val="00F8149F"/>
    <w:rsid w:val="00F921A4"/>
    <w:rsid w:val="00FA3A33"/>
    <w:rsid w:val="00FB4FC7"/>
    <w:rsid w:val="00FB5772"/>
    <w:rsid w:val="00FC18A7"/>
    <w:rsid w:val="00FD47D4"/>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B45B81"/>
    <w:pPr>
      <w:tabs>
        <w:tab w:val="right" w:leader="dot" w:pos="8494"/>
      </w:tabs>
      <w:spacing w:after="100"/>
      <w:pPrChange w:id="0" w:author="Alfonso Díez Ramírez" w:date="2023-07-11T21:57:00Z">
        <w:pPr>
          <w:spacing w:after="100" w:line="259" w:lineRule="auto"/>
          <w:jc w:val="both"/>
        </w:pPr>
      </w:pPrChange>
    </w:pPr>
    <w:rPr>
      <w:rPrChange w:id="0" w:author="Alfonso Díez Ramírez" w:date="2023-07-11T21:57:00Z">
        <w:rPr>
          <w:rFonts w:asciiTheme="minorHAnsi" w:eastAsiaTheme="minorHAnsi" w:hAnsiTheme="minorHAnsi" w:cstheme="minorBidi"/>
          <w:kern w:val="2"/>
          <w:sz w:val="24"/>
          <w:szCs w:val="22"/>
          <w:lang w:val="es-ES" w:eastAsia="en-US" w:bidi="ar-SA"/>
          <w14:ligatures w14:val="standardContextual"/>
        </w:rPr>
      </w:rPrChange>
    </w:r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865622"/>
    <w:pPr>
      <w:spacing w:after="200" w:line="240" w:lineRule="auto"/>
      <w:jc w:val="center"/>
      <w:pPrChange w:id="1" w:author="Alfonso Díez Ramírez" w:date="2023-07-12T06:28:00Z">
        <w:pPr>
          <w:spacing w:after="200"/>
          <w:jc w:val="center"/>
        </w:pPr>
      </w:pPrChange>
    </w:pPr>
    <w:rPr>
      <w:i/>
      <w:iCs/>
      <w:color w:val="44546A" w:themeColor="text2"/>
      <w:sz w:val="18"/>
      <w:szCs w:val="18"/>
      <w:rPrChange w:id="1" w:author="Alfonso Díez Ramírez" w:date="2023-07-12T06:28:00Z">
        <w:rPr>
          <w:rFonts w:asciiTheme="minorHAnsi" w:eastAsiaTheme="minorHAnsi" w:hAnsiTheme="minorHAnsi" w:cstheme="minorBidi"/>
          <w:i/>
          <w:iCs/>
          <w:color w:val="44546A" w:themeColor="text2"/>
          <w:kern w:val="2"/>
          <w:sz w:val="18"/>
          <w:szCs w:val="18"/>
          <w:lang w:val="es-ES" w:eastAsia="en-US" w:bidi="ar-SA"/>
          <w14:ligatures w14:val="standardContextual"/>
        </w:rPr>
      </w:rPrChange>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 w:type="paragraph" w:styleId="Revisin">
    <w:name w:val="Revision"/>
    <w:hidden/>
    <w:uiPriority w:val="99"/>
    <w:semiHidden/>
    <w:rsid w:val="00B76B7E"/>
    <w:pPr>
      <w:spacing w:after="0" w:line="240" w:lineRule="auto"/>
    </w:pPr>
    <w:rPr>
      <w:sz w:val="24"/>
    </w:rPr>
  </w:style>
  <w:style w:type="character" w:styleId="Refdecomentario">
    <w:name w:val="annotation reference"/>
    <w:basedOn w:val="Fuentedeprrafopredeter"/>
    <w:uiPriority w:val="99"/>
    <w:semiHidden/>
    <w:unhideWhenUsed/>
    <w:rsid w:val="00B76B7E"/>
    <w:rPr>
      <w:sz w:val="16"/>
      <w:szCs w:val="16"/>
    </w:rPr>
  </w:style>
  <w:style w:type="paragraph" w:styleId="Textocomentario">
    <w:name w:val="annotation text"/>
    <w:basedOn w:val="Normal"/>
    <w:link w:val="TextocomentarioCar"/>
    <w:uiPriority w:val="99"/>
    <w:unhideWhenUsed/>
    <w:rsid w:val="00B76B7E"/>
    <w:pPr>
      <w:spacing w:line="240" w:lineRule="auto"/>
    </w:pPr>
    <w:rPr>
      <w:sz w:val="20"/>
      <w:szCs w:val="20"/>
    </w:rPr>
  </w:style>
  <w:style w:type="character" w:customStyle="1" w:styleId="TextocomentarioCar">
    <w:name w:val="Texto comentario Car"/>
    <w:basedOn w:val="Fuentedeprrafopredeter"/>
    <w:link w:val="Textocomentario"/>
    <w:uiPriority w:val="99"/>
    <w:rsid w:val="00B76B7E"/>
    <w:rPr>
      <w:sz w:val="20"/>
      <w:szCs w:val="20"/>
    </w:rPr>
  </w:style>
  <w:style w:type="paragraph" w:styleId="Asuntodelcomentario">
    <w:name w:val="annotation subject"/>
    <w:basedOn w:val="Textocomentario"/>
    <w:next w:val="Textocomentario"/>
    <w:link w:val="AsuntodelcomentarioCar"/>
    <w:uiPriority w:val="99"/>
    <w:semiHidden/>
    <w:unhideWhenUsed/>
    <w:rsid w:val="00B76B7E"/>
    <w:rPr>
      <w:b/>
      <w:bCs/>
    </w:rPr>
  </w:style>
  <w:style w:type="character" w:customStyle="1" w:styleId="AsuntodelcomentarioCar">
    <w:name w:val="Asunto del comentario Car"/>
    <w:basedOn w:val="TextocomentarioCar"/>
    <w:link w:val="Asuntodelcomentario"/>
    <w:uiPriority w:val="99"/>
    <w:semiHidden/>
    <w:rsid w:val="00B76B7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903">
      <w:bodyDiv w:val="1"/>
      <w:marLeft w:val="0"/>
      <w:marRight w:val="0"/>
      <w:marTop w:val="0"/>
      <w:marBottom w:val="0"/>
      <w:divBdr>
        <w:top w:val="none" w:sz="0" w:space="0" w:color="auto"/>
        <w:left w:val="none" w:sz="0" w:space="0" w:color="auto"/>
        <w:bottom w:val="none" w:sz="0" w:space="0" w:color="auto"/>
        <w:right w:val="none" w:sz="0" w:space="0" w:color="auto"/>
      </w:divBdr>
    </w:div>
    <w:div w:id="3409210">
      <w:bodyDiv w:val="1"/>
      <w:marLeft w:val="0"/>
      <w:marRight w:val="0"/>
      <w:marTop w:val="0"/>
      <w:marBottom w:val="0"/>
      <w:divBdr>
        <w:top w:val="none" w:sz="0" w:space="0" w:color="auto"/>
        <w:left w:val="none" w:sz="0" w:space="0" w:color="auto"/>
        <w:bottom w:val="none" w:sz="0" w:space="0" w:color="auto"/>
        <w:right w:val="none" w:sz="0" w:space="0" w:color="auto"/>
      </w:divBdr>
    </w:div>
    <w:div w:id="3938632">
      <w:bodyDiv w:val="1"/>
      <w:marLeft w:val="0"/>
      <w:marRight w:val="0"/>
      <w:marTop w:val="0"/>
      <w:marBottom w:val="0"/>
      <w:divBdr>
        <w:top w:val="none" w:sz="0" w:space="0" w:color="auto"/>
        <w:left w:val="none" w:sz="0" w:space="0" w:color="auto"/>
        <w:bottom w:val="none" w:sz="0" w:space="0" w:color="auto"/>
        <w:right w:val="none" w:sz="0" w:space="0" w:color="auto"/>
      </w:divBdr>
    </w:div>
    <w:div w:id="10181782">
      <w:bodyDiv w:val="1"/>
      <w:marLeft w:val="0"/>
      <w:marRight w:val="0"/>
      <w:marTop w:val="0"/>
      <w:marBottom w:val="0"/>
      <w:divBdr>
        <w:top w:val="none" w:sz="0" w:space="0" w:color="auto"/>
        <w:left w:val="none" w:sz="0" w:space="0" w:color="auto"/>
        <w:bottom w:val="none" w:sz="0" w:space="0" w:color="auto"/>
        <w:right w:val="none" w:sz="0" w:space="0" w:color="auto"/>
      </w:divBdr>
    </w:div>
    <w:div w:id="14776039">
      <w:bodyDiv w:val="1"/>
      <w:marLeft w:val="0"/>
      <w:marRight w:val="0"/>
      <w:marTop w:val="0"/>
      <w:marBottom w:val="0"/>
      <w:divBdr>
        <w:top w:val="none" w:sz="0" w:space="0" w:color="auto"/>
        <w:left w:val="none" w:sz="0" w:space="0" w:color="auto"/>
        <w:bottom w:val="none" w:sz="0" w:space="0" w:color="auto"/>
        <w:right w:val="none" w:sz="0" w:space="0" w:color="auto"/>
      </w:divBdr>
    </w:div>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4137039">
      <w:bodyDiv w:val="1"/>
      <w:marLeft w:val="0"/>
      <w:marRight w:val="0"/>
      <w:marTop w:val="0"/>
      <w:marBottom w:val="0"/>
      <w:divBdr>
        <w:top w:val="none" w:sz="0" w:space="0" w:color="auto"/>
        <w:left w:val="none" w:sz="0" w:space="0" w:color="auto"/>
        <w:bottom w:val="none" w:sz="0" w:space="0" w:color="auto"/>
        <w:right w:val="none" w:sz="0" w:space="0" w:color="auto"/>
      </w:divBdr>
    </w:div>
    <w:div w:id="28187861">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1198606">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36317881">
      <w:bodyDiv w:val="1"/>
      <w:marLeft w:val="0"/>
      <w:marRight w:val="0"/>
      <w:marTop w:val="0"/>
      <w:marBottom w:val="0"/>
      <w:divBdr>
        <w:top w:val="none" w:sz="0" w:space="0" w:color="auto"/>
        <w:left w:val="none" w:sz="0" w:space="0" w:color="auto"/>
        <w:bottom w:val="none" w:sz="0" w:space="0" w:color="auto"/>
        <w:right w:val="none" w:sz="0" w:space="0" w:color="auto"/>
      </w:divBdr>
    </w:div>
    <w:div w:id="39939783">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41567056">
      <w:bodyDiv w:val="1"/>
      <w:marLeft w:val="0"/>
      <w:marRight w:val="0"/>
      <w:marTop w:val="0"/>
      <w:marBottom w:val="0"/>
      <w:divBdr>
        <w:top w:val="none" w:sz="0" w:space="0" w:color="auto"/>
        <w:left w:val="none" w:sz="0" w:space="0" w:color="auto"/>
        <w:bottom w:val="none" w:sz="0" w:space="0" w:color="auto"/>
        <w:right w:val="none" w:sz="0" w:space="0" w:color="auto"/>
      </w:divBdr>
    </w:div>
    <w:div w:id="41755476">
      <w:bodyDiv w:val="1"/>
      <w:marLeft w:val="0"/>
      <w:marRight w:val="0"/>
      <w:marTop w:val="0"/>
      <w:marBottom w:val="0"/>
      <w:divBdr>
        <w:top w:val="none" w:sz="0" w:space="0" w:color="auto"/>
        <w:left w:val="none" w:sz="0" w:space="0" w:color="auto"/>
        <w:bottom w:val="none" w:sz="0" w:space="0" w:color="auto"/>
        <w:right w:val="none" w:sz="0" w:space="0" w:color="auto"/>
      </w:divBdr>
    </w:div>
    <w:div w:id="47342726">
      <w:bodyDiv w:val="1"/>
      <w:marLeft w:val="0"/>
      <w:marRight w:val="0"/>
      <w:marTop w:val="0"/>
      <w:marBottom w:val="0"/>
      <w:divBdr>
        <w:top w:val="none" w:sz="0" w:space="0" w:color="auto"/>
        <w:left w:val="none" w:sz="0" w:space="0" w:color="auto"/>
        <w:bottom w:val="none" w:sz="0" w:space="0" w:color="auto"/>
        <w:right w:val="none" w:sz="0" w:space="0" w:color="auto"/>
      </w:divBdr>
    </w:div>
    <w:div w:id="49237052">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5904774">
      <w:bodyDiv w:val="1"/>
      <w:marLeft w:val="0"/>
      <w:marRight w:val="0"/>
      <w:marTop w:val="0"/>
      <w:marBottom w:val="0"/>
      <w:divBdr>
        <w:top w:val="none" w:sz="0" w:space="0" w:color="auto"/>
        <w:left w:val="none" w:sz="0" w:space="0" w:color="auto"/>
        <w:bottom w:val="none" w:sz="0" w:space="0" w:color="auto"/>
        <w:right w:val="none" w:sz="0" w:space="0" w:color="auto"/>
      </w:divBdr>
    </w:div>
    <w:div w:id="56248083">
      <w:bodyDiv w:val="1"/>
      <w:marLeft w:val="0"/>
      <w:marRight w:val="0"/>
      <w:marTop w:val="0"/>
      <w:marBottom w:val="0"/>
      <w:divBdr>
        <w:top w:val="none" w:sz="0" w:space="0" w:color="auto"/>
        <w:left w:val="none" w:sz="0" w:space="0" w:color="auto"/>
        <w:bottom w:val="none" w:sz="0" w:space="0" w:color="auto"/>
        <w:right w:val="none" w:sz="0" w:space="0" w:color="auto"/>
      </w:divBdr>
    </w:div>
    <w:div w:id="56511052">
      <w:bodyDiv w:val="1"/>
      <w:marLeft w:val="0"/>
      <w:marRight w:val="0"/>
      <w:marTop w:val="0"/>
      <w:marBottom w:val="0"/>
      <w:divBdr>
        <w:top w:val="none" w:sz="0" w:space="0" w:color="auto"/>
        <w:left w:val="none" w:sz="0" w:space="0" w:color="auto"/>
        <w:bottom w:val="none" w:sz="0" w:space="0" w:color="auto"/>
        <w:right w:val="none" w:sz="0" w:space="0" w:color="auto"/>
      </w:divBdr>
    </w:div>
    <w:div w:id="584844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59793513">
      <w:bodyDiv w:val="1"/>
      <w:marLeft w:val="0"/>
      <w:marRight w:val="0"/>
      <w:marTop w:val="0"/>
      <w:marBottom w:val="0"/>
      <w:divBdr>
        <w:top w:val="none" w:sz="0" w:space="0" w:color="auto"/>
        <w:left w:val="none" w:sz="0" w:space="0" w:color="auto"/>
        <w:bottom w:val="none" w:sz="0" w:space="0" w:color="auto"/>
        <w:right w:val="none" w:sz="0" w:space="0" w:color="auto"/>
      </w:divBdr>
    </w:div>
    <w:div w:id="59905513">
      <w:bodyDiv w:val="1"/>
      <w:marLeft w:val="0"/>
      <w:marRight w:val="0"/>
      <w:marTop w:val="0"/>
      <w:marBottom w:val="0"/>
      <w:divBdr>
        <w:top w:val="none" w:sz="0" w:space="0" w:color="auto"/>
        <w:left w:val="none" w:sz="0" w:space="0" w:color="auto"/>
        <w:bottom w:val="none" w:sz="0" w:space="0" w:color="auto"/>
        <w:right w:val="none" w:sz="0" w:space="0" w:color="auto"/>
      </w:divBdr>
    </w:div>
    <w:div w:id="62070705">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4397343">
      <w:bodyDiv w:val="1"/>
      <w:marLeft w:val="0"/>
      <w:marRight w:val="0"/>
      <w:marTop w:val="0"/>
      <w:marBottom w:val="0"/>
      <w:divBdr>
        <w:top w:val="none" w:sz="0" w:space="0" w:color="auto"/>
        <w:left w:val="none" w:sz="0" w:space="0" w:color="auto"/>
        <w:bottom w:val="none" w:sz="0" w:space="0" w:color="auto"/>
        <w:right w:val="none" w:sz="0" w:space="0" w:color="auto"/>
      </w:divBdr>
    </w:div>
    <w:div w:id="78259961">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81538525">
      <w:bodyDiv w:val="1"/>
      <w:marLeft w:val="0"/>
      <w:marRight w:val="0"/>
      <w:marTop w:val="0"/>
      <w:marBottom w:val="0"/>
      <w:divBdr>
        <w:top w:val="none" w:sz="0" w:space="0" w:color="auto"/>
        <w:left w:val="none" w:sz="0" w:space="0" w:color="auto"/>
        <w:bottom w:val="none" w:sz="0" w:space="0" w:color="auto"/>
        <w:right w:val="none" w:sz="0" w:space="0" w:color="auto"/>
      </w:divBdr>
    </w:div>
    <w:div w:id="89664519">
      <w:bodyDiv w:val="1"/>
      <w:marLeft w:val="0"/>
      <w:marRight w:val="0"/>
      <w:marTop w:val="0"/>
      <w:marBottom w:val="0"/>
      <w:divBdr>
        <w:top w:val="none" w:sz="0" w:space="0" w:color="auto"/>
        <w:left w:val="none" w:sz="0" w:space="0" w:color="auto"/>
        <w:bottom w:val="none" w:sz="0" w:space="0" w:color="auto"/>
        <w:right w:val="none" w:sz="0" w:space="0" w:color="auto"/>
      </w:divBdr>
    </w:div>
    <w:div w:id="90051766">
      <w:bodyDiv w:val="1"/>
      <w:marLeft w:val="0"/>
      <w:marRight w:val="0"/>
      <w:marTop w:val="0"/>
      <w:marBottom w:val="0"/>
      <w:divBdr>
        <w:top w:val="none" w:sz="0" w:space="0" w:color="auto"/>
        <w:left w:val="none" w:sz="0" w:space="0" w:color="auto"/>
        <w:bottom w:val="none" w:sz="0" w:space="0" w:color="auto"/>
        <w:right w:val="none" w:sz="0" w:space="0" w:color="auto"/>
      </w:divBdr>
    </w:div>
    <w:div w:id="90709262">
      <w:bodyDiv w:val="1"/>
      <w:marLeft w:val="0"/>
      <w:marRight w:val="0"/>
      <w:marTop w:val="0"/>
      <w:marBottom w:val="0"/>
      <w:divBdr>
        <w:top w:val="none" w:sz="0" w:space="0" w:color="auto"/>
        <w:left w:val="none" w:sz="0" w:space="0" w:color="auto"/>
        <w:bottom w:val="none" w:sz="0" w:space="0" w:color="auto"/>
        <w:right w:val="none" w:sz="0" w:space="0" w:color="auto"/>
      </w:divBdr>
    </w:div>
    <w:div w:id="92014583">
      <w:bodyDiv w:val="1"/>
      <w:marLeft w:val="0"/>
      <w:marRight w:val="0"/>
      <w:marTop w:val="0"/>
      <w:marBottom w:val="0"/>
      <w:divBdr>
        <w:top w:val="none" w:sz="0" w:space="0" w:color="auto"/>
        <w:left w:val="none" w:sz="0" w:space="0" w:color="auto"/>
        <w:bottom w:val="none" w:sz="0" w:space="0" w:color="auto"/>
        <w:right w:val="none" w:sz="0" w:space="0" w:color="auto"/>
      </w:divBdr>
    </w:div>
    <w:div w:id="93866894">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94132079">
      <w:bodyDiv w:val="1"/>
      <w:marLeft w:val="0"/>
      <w:marRight w:val="0"/>
      <w:marTop w:val="0"/>
      <w:marBottom w:val="0"/>
      <w:divBdr>
        <w:top w:val="none" w:sz="0" w:space="0" w:color="auto"/>
        <w:left w:val="none" w:sz="0" w:space="0" w:color="auto"/>
        <w:bottom w:val="none" w:sz="0" w:space="0" w:color="auto"/>
        <w:right w:val="none" w:sz="0" w:space="0" w:color="auto"/>
      </w:divBdr>
    </w:div>
    <w:div w:id="99569268">
      <w:bodyDiv w:val="1"/>
      <w:marLeft w:val="0"/>
      <w:marRight w:val="0"/>
      <w:marTop w:val="0"/>
      <w:marBottom w:val="0"/>
      <w:divBdr>
        <w:top w:val="none" w:sz="0" w:space="0" w:color="auto"/>
        <w:left w:val="none" w:sz="0" w:space="0" w:color="auto"/>
        <w:bottom w:val="none" w:sz="0" w:space="0" w:color="auto"/>
        <w:right w:val="none" w:sz="0" w:space="0" w:color="auto"/>
      </w:divBdr>
    </w:div>
    <w:div w:id="101075800">
      <w:bodyDiv w:val="1"/>
      <w:marLeft w:val="0"/>
      <w:marRight w:val="0"/>
      <w:marTop w:val="0"/>
      <w:marBottom w:val="0"/>
      <w:divBdr>
        <w:top w:val="none" w:sz="0" w:space="0" w:color="auto"/>
        <w:left w:val="none" w:sz="0" w:space="0" w:color="auto"/>
        <w:bottom w:val="none" w:sz="0" w:space="0" w:color="auto"/>
        <w:right w:val="none" w:sz="0" w:space="0" w:color="auto"/>
      </w:divBdr>
    </w:div>
    <w:div w:id="102265964">
      <w:bodyDiv w:val="1"/>
      <w:marLeft w:val="0"/>
      <w:marRight w:val="0"/>
      <w:marTop w:val="0"/>
      <w:marBottom w:val="0"/>
      <w:divBdr>
        <w:top w:val="none" w:sz="0" w:space="0" w:color="auto"/>
        <w:left w:val="none" w:sz="0" w:space="0" w:color="auto"/>
        <w:bottom w:val="none" w:sz="0" w:space="0" w:color="auto"/>
        <w:right w:val="none" w:sz="0" w:space="0" w:color="auto"/>
      </w:divBdr>
    </w:div>
    <w:div w:id="103303994">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09590328">
      <w:bodyDiv w:val="1"/>
      <w:marLeft w:val="0"/>
      <w:marRight w:val="0"/>
      <w:marTop w:val="0"/>
      <w:marBottom w:val="0"/>
      <w:divBdr>
        <w:top w:val="none" w:sz="0" w:space="0" w:color="auto"/>
        <w:left w:val="none" w:sz="0" w:space="0" w:color="auto"/>
        <w:bottom w:val="none" w:sz="0" w:space="0" w:color="auto"/>
        <w:right w:val="none" w:sz="0" w:space="0" w:color="auto"/>
      </w:divBdr>
    </w:div>
    <w:div w:id="111900536">
      <w:bodyDiv w:val="1"/>
      <w:marLeft w:val="0"/>
      <w:marRight w:val="0"/>
      <w:marTop w:val="0"/>
      <w:marBottom w:val="0"/>
      <w:divBdr>
        <w:top w:val="none" w:sz="0" w:space="0" w:color="auto"/>
        <w:left w:val="none" w:sz="0" w:space="0" w:color="auto"/>
        <w:bottom w:val="none" w:sz="0" w:space="0" w:color="auto"/>
        <w:right w:val="none" w:sz="0" w:space="0" w:color="auto"/>
      </w:divBdr>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17533283">
      <w:bodyDiv w:val="1"/>
      <w:marLeft w:val="0"/>
      <w:marRight w:val="0"/>
      <w:marTop w:val="0"/>
      <w:marBottom w:val="0"/>
      <w:divBdr>
        <w:top w:val="none" w:sz="0" w:space="0" w:color="auto"/>
        <w:left w:val="none" w:sz="0" w:space="0" w:color="auto"/>
        <w:bottom w:val="none" w:sz="0" w:space="0" w:color="auto"/>
        <w:right w:val="none" w:sz="0" w:space="0" w:color="auto"/>
      </w:divBdr>
    </w:div>
    <w:div w:id="117572398">
      <w:bodyDiv w:val="1"/>
      <w:marLeft w:val="0"/>
      <w:marRight w:val="0"/>
      <w:marTop w:val="0"/>
      <w:marBottom w:val="0"/>
      <w:divBdr>
        <w:top w:val="none" w:sz="0" w:space="0" w:color="auto"/>
        <w:left w:val="none" w:sz="0" w:space="0" w:color="auto"/>
        <w:bottom w:val="none" w:sz="0" w:space="0" w:color="auto"/>
        <w:right w:val="none" w:sz="0" w:space="0" w:color="auto"/>
      </w:divBdr>
    </w:div>
    <w:div w:id="117576290">
      <w:bodyDiv w:val="1"/>
      <w:marLeft w:val="0"/>
      <w:marRight w:val="0"/>
      <w:marTop w:val="0"/>
      <w:marBottom w:val="0"/>
      <w:divBdr>
        <w:top w:val="none" w:sz="0" w:space="0" w:color="auto"/>
        <w:left w:val="none" w:sz="0" w:space="0" w:color="auto"/>
        <w:bottom w:val="none" w:sz="0" w:space="0" w:color="auto"/>
        <w:right w:val="none" w:sz="0" w:space="0" w:color="auto"/>
      </w:divBdr>
    </w:div>
    <w:div w:id="119223624">
      <w:bodyDiv w:val="1"/>
      <w:marLeft w:val="0"/>
      <w:marRight w:val="0"/>
      <w:marTop w:val="0"/>
      <w:marBottom w:val="0"/>
      <w:divBdr>
        <w:top w:val="none" w:sz="0" w:space="0" w:color="auto"/>
        <w:left w:val="none" w:sz="0" w:space="0" w:color="auto"/>
        <w:bottom w:val="none" w:sz="0" w:space="0" w:color="auto"/>
        <w:right w:val="none" w:sz="0" w:space="0" w:color="auto"/>
      </w:divBdr>
    </w:div>
    <w:div w:id="123741078">
      <w:bodyDiv w:val="1"/>
      <w:marLeft w:val="0"/>
      <w:marRight w:val="0"/>
      <w:marTop w:val="0"/>
      <w:marBottom w:val="0"/>
      <w:divBdr>
        <w:top w:val="none" w:sz="0" w:space="0" w:color="auto"/>
        <w:left w:val="none" w:sz="0" w:space="0" w:color="auto"/>
        <w:bottom w:val="none" w:sz="0" w:space="0" w:color="auto"/>
        <w:right w:val="none" w:sz="0" w:space="0" w:color="auto"/>
      </w:divBdr>
    </w:div>
    <w:div w:id="124273220">
      <w:bodyDiv w:val="1"/>
      <w:marLeft w:val="0"/>
      <w:marRight w:val="0"/>
      <w:marTop w:val="0"/>
      <w:marBottom w:val="0"/>
      <w:divBdr>
        <w:top w:val="none" w:sz="0" w:space="0" w:color="auto"/>
        <w:left w:val="none" w:sz="0" w:space="0" w:color="auto"/>
        <w:bottom w:val="none" w:sz="0" w:space="0" w:color="auto"/>
        <w:right w:val="none" w:sz="0" w:space="0" w:color="auto"/>
      </w:divBdr>
    </w:div>
    <w:div w:id="128135220">
      <w:bodyDiv w:val="1"/>
      <w:marLeft w:val="0"/>
      <w:marRight w:val="0"/>
      <w:marTop w:val="0"/>
      <w:marBottom w:val="0"/>
      <w:divBdr>
        <w:top w:val="none" w:sz="0" w:space="0" w:color="auto"/>
        <w:left w:val="none" w:sz="0" w:space="0" w:color="auto"/>
        <w:bottom w:val="none" w:sz="0" w:space="0" w:color="auto"/>
        <w:right w:val="none" w:sz="0" w:space="0" w:color="auto"/>
      </w:divBdr>
    </w:div>
    <w:div w:id="131796916">
      <w:bodyDiv w:val="1"/>
      <w:marLeft w:val="0"/>
      <w:marRight w:val="0"/>
      <w:marTop w:val="0"/>
      <w:marBottom w:val="0"/>
      <w:divBdr>
        <w:top w:val="none" w:sz="0" w:space="0" w:color="auto"/>
        <w:left w:val="none" w:sz="0" w:space="0" w:color="auto"/>
        <w:bottom w:val="none" w:sz="0" w:space="0" w:color="auto"/>
        <w:right w:val="none" w:sz="0" w:space="0" w:color="auto"/>
      </w:divBdr>
    </w:div>
    <w:div w:id="138619490">
      <w:bodyDiv w:val="1"/>
      <w:marLeft w:val="0"/>
      <w:marRight w:val="0"/>
      <w:marTop w:val="0"/>
      <w:marBottom w:val="0"/>
      <w:divBdr>
        <w:top w:val="none" w:sz="0" w:space="0" w:color="auto"/>
        <w:left w:val="none" w:sz="0" w:space="0" w:color="auto"/>
        <w:bottom w:val="none" w:sz="0" w:space="0" w:color="auto"/>
        <w:right w:val="none" w:sz="0" w:space="0" w:color="auto"/>
      </w:divBdr>
    </w:div>
    <w:div w:id="141318707">
      <w:bodyDiv w:val="1"/>
      <w:marLeft w:val="0"/>
      <w:marRight w:val="0"/>
      <w:marTop w:val="0"/>
      <w:marBottom w:val="0"/>
      <w:divBdr>
        <w:top w:val="none" w:sz="0" w:space="0" w:color="auto"/>
        <w:left w:val="none" w:sz="0" w:space="0" w:color="auto"/>
        <w:bottom w:val="none" w:sz="0" w:space="0" w:color="auto"/>
        <w:right w:val="none" w:sz="0" w:space="0" w:color="auto"/>
      </w:divBdr>
    </w:div>
    <w:div w:id="141508773">
      <w:bodyDiv w:val="1"/>
      <w:marLeft w:val="0"/>
      <w:marRight w:val="0"/>
      <w:marTop w:val="0"/>
      <w:marBottom w:val="0"/>
      <w:divBdr>
        <w:top w:val="none" w:sz="0" w:space="0" w:color="auto"/>
        <w:left w:val="none" w:sz="0" w:space="0" w:color="auto"/>
        <w:bottom w:val="none" w:sz="0" w:space="0" w:color="auto"/>
        <w:right w:val="none" w:sz="0" w:space="0" w:color="auto"/>
      </w:divBdr>
    </w:div>
    <w:div w:id="14150913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137562">
      <w:bodyDiv w:val="1"/>
      <w:marLeft w:val="0"/>
      <w:marRight w:val="0"/>
      <w:marTop w:val="0"/>
      <w:marBottom w:val="0"/>
      <w:divBdr>
        <w:top w:val="none" w:sz="0" w:space="0" w:color="auto"/>
        <w:left w:val="none" w:sz="0" w:space="0" w:color="auto"/>
        <w:bottom w:val="none" w:sz="0" w:space="0" w:color="auto"/>
        <w:right w:val="none" w:sz="0" w:space="0" w:color="auto"/>
      </w:divBdr>
    </w:div>
    <w:div w:id="150215776">
      <w:bodyDiv w:val="1"/>
      <w:marLeft w:val="0"/>
      <w:marRight w:val="0"/>
      <w:marTop w:val="0"/>
      <w:marBottom w:val="0"/>
      <w:divBdr>
        <w:top w:val="none" w:sz="0" w:space="0" w:color="auto"/>
        <w:left w:val="none" w:sz="0" w:space="0" w:color="auto"/>
        <w:bottom w:val="none" w:sz="0" w:space="0" w:color="auto"/>
        <w:right w:val="none" w:sz="0" w:space="0" w:color="auto"/>
      </w:divBdr>
    </w:div>
    <w:div w:id="152375094">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60391298">
      <w:bodyDiv w:val="1"/>
      <w:marLeft w:val="0"/>
      <w:marRight w:val="0"/>
      <w:marTop w:val="0"/>
      <w:marBottom w:val="0"/>
      <w:divBdr>
        <w:top w:val="none" w:sz="0" w:space="0" w:color="auto"/>
        <w:left w:val="none" w:sz="0" w:space="0" w:color="auto"/>
        <w:bottom w:val="none" w:sz="0" w:space="0" w:color="auto"/>
        <w:right w:val="none" w:sz="0" w:space="0" w:color="auto"/>
      </w:divBdr>
    </w:div>
    <w:div w:id="166796106">
      <w:bodyDiv w:val="1"/>
      <w:marLeft w:val="0"/>
      <w:marRight w:val="0"/>
      <w:marTop w:val="0"/>
      <w:marBottom w:val="0"/>
      <w:divBdr>
        <w:top w:val="none" w:sz="0" w:space="0" w:color="auto"/>
        <w:left w:val="none" w:sz="0" w:space="0" w:color="auto"/>
        <w:bottom w:val="none" w:sz="0" w:space="0" w:color="auto"/>
        <w:right w:val="none" w:sz="0" w:space="0" w:color="auto"/>
      </w:divBdr>
    </w:div>
    <w:div w:id="170874075">
      <w:bodyDiv w:val="1"/>
      <w:marLeft w:val="0"/>
      <w:marRight w:val="0"/>
      <w:marTop w:val="0"/>
      <w:marBottom w:val="0"/>
      <w:divBdr>
        <w:top w:val="none" w:sz="0" w:space="0" w:color="auto"/>
        <w:left w:val="none" w:sz="0" w:space="0" w:color="auto"/>
        <w:bottom w:val="none" w:sz="0" w:space="0" w:color="auto"/>
        <w:right w:val="none" w:sz="0" w:space="0" w:color="auto"/>
      </w:divBdr>
    </w:div>
    <w:div w:id="173153377">
      <w:bodyDiv w:val="1"/>
      <w:marLeft w:val="0"/>
      <w:marRight w:val="0"/>
      <w:marTop w:val="0"/>
      <w:marBottom w:val="0"/>
      <w:divBdr>
        <w:top w:val="none" w:sz="0" w:space="0" w:color="auto"/>
        <w:left w:val="none" w:sz="0" w:space="0" w:color="auto"/>
        <w:bottom w:val="none" w:sz="0" w:space="0" w:color="auto"/>
        <w:right w:val="none" w:sz="0" w:space="0" w:color="auto"/>
      </w:divBdr>
    </w:div>
    <w:div w:id="174077099">
      <w:bodyDiv w:val="1"/>
      <w:marLeft w:val="0"/>
      <w:marRight w:val="0"/>
      <w:marTop w:val="0"/>
      <w:marBottom w:val="0"/>
      <w:divBdr>
        <w:top w:val="none" w:sz="0" w:space="0" w:color="auto"/>
        <w:left w:val="none" w:sz="0" w:space="0" w:color="auto"/>
        <w:bottom w:val="none" w:sz="0" w:space="0" w:color="auto"/>
        <w:right w:val="none" w:sz="0" w:space="0" w:color="auto"/>
      </w:divBdr>
    </w:div>
    <w:div w:id="175848057">
      <w:bodyDiv w:val="1"/>
      <w:marLeft w:val="0"/>
      <w:marRight w:val="0"/>
      <w:marTop w:val="0"/>
      <w:marBottom w:val="0"/>
      <w:divBdr>
        <w:top w:val="none" w:sz="0" w:space="0" w:color="auto"/>
        <w:left w:val="none" w:sz="0" w:space="0" w:color="auto"/>
        <w:bottom w:val="none" w:sz="0" w:space="0" w:color="auto"/>
        <w:right w:val="none" w:sz="0" w:space="0" w:color="auto"/>
      </w:divBdr>
    </w:div>
    <w:div w:id="176234432">
      <w:bodyDiv w:val="1"/>
      <w:marLeft w:val="0"/>
      <w:marRight w:val="0"/>
      <w:marTop w:val="0"/>
      <w:marBottom w:val="0"/>
      <w:divBdr>
        <w:top w:val="none" w:sz="0" w:space="0" w:color="auto"/>
        <w:left w:val="none" w:sz="0" w:space="0" w:color="auto"/>
        <w:bottom w:val="none" w:sz="0" w:space="0" w:color="auto"/>
        <w:right w:val="none" w:sz="0" w:space="0" w:color="auto"/>
      </w:divBdr>
    </w:div>
    <w:div w:id="177549736">
      <w:bodyDiv w:val="1"/>
      <w:marLeft w:val="0"/>
      <w:marRight w:val="0"/>
      <w:marTop w:val="0"/>
      <w:marBottom w:val="0"/>
      <w:divBdr>
        <w:top w:val="none" w:sz="0" w:space="0" w:color="auto"/>
        <w:left w:val="none" w:sz="0" w:space="0" w:color="auto"/>
        <w:bottom w:val="none" w:sz="0" w:space="0" w:color="auto"/>
        <w:right w:val="none" w:sz="0" w:space="0" w:color="auto"/>
      </w:divBdr>
    </w:div>
    <w:div w:id="178206741">
      <w:bodyDiv w:val="1"/>
      <w:marLeft w:val="0"/>
      <w:marRight w:val="0"/>
      <w:marTop w:val="0"/>
      <w:marBottom w:val="0"/>
      <w:divBdr>
        <w:top w:val="none" w:sz="0" w:space="0" w:color="auto"/>
        <w:left w:val="none" w:sz="0" w:space="0" w:color="auto"/>
        <w:bottom w:val="none" w:sz="0" w:space="0" w:color="auto"/>
        <w:right w:val="none" w:sz="0" w:space="0" w:color="auto"/>
      </w:divBdr>
    </w:div>
    <w:div w:id="179204897">
      <w:bodyDiv w:val="1"/>
      <w:marLeft w:val="0"/>
      <w:marRight w:val="0"/>
      <w:marTop w:val="0"/>
      <w:marBottom w:val="0"/>
      <w:divBdr>
        <w:top w:val="none" w:sz="0" w:space="0" w:color="auto"/>
        <w:left w:val="none" w:sz="0" w:space="0" w:color="auto"/>
        <w:bottom w:val="none" w:sz="0" w:space="0" w:color="auto"/>
        <w:right w:val="none" w:sz="0" w:space="0" w:color="auto"/>
      </w:divBdr>
    </w:div>
    <w:div w:id="179511071">
      <w:bodyDiv w:val="1"/>
      <w:marLeft w:val="0"/>
      <w:marRight w:val="0"/>
      <w:marTop w:val="0"/>
      <w:marBottom w:val="0"/>
      <w:divBdr>
        <w:top w:val="none" w:sz="0" w:space="0" w:color="auto"/>
        <w:left w:val="none" w:sz="0" w:space="0" w:color="auto"/>
        <w:bottom w:val="none" w:sz="0" w:space="0" w:color="auto"/>
        <w:right w:val="none" w:sz="0" w:space="0" w:color="auto"/>
      </w:divBdr>
    </w:div>
    <w:div w:id="185335858">
      <w:bodyDiv w:val="1"/>
      <w:marLeft w:val="0"/>
      <w:marRight w:val="0"/>
      <w:marTop w:val="0"/>
      <w:marBottom w:val="0"/>
      <w:divBdr>
        <w:top w:val="none" w:sz="0" w:space="0" w:color="auto"/>
        <w:left w:val="none" w:sz="0" w:space="0" w:color="auto"/>
        <w:bottom w:val="none" w:sz="0" w:space="0" w:color="auto"/>
        <w:right w:val="none" w:sz="0" w:space="0" w:color="auto"/>
      </w:divBdr>
    </w:div>
    <w:div w:id="185410750">
      <w:bodyDiv w:val="1"/>
      <w:marLeft w:val="0"/>
      <w:marRight w:val="0"/>
      <w:marTop w:val="0"/>
      <w:marBottom w:val="0"/>
      <w:divBdr>
        <w:top w:val="none" w:sz="0" w:space="0" w:color="auto"/>
        <w:left w:val="none" w:sz="0" w:space="0" w:color="auto"/>
        <w:bottom w:val="none" w:sz="0" w:space="0" w:color="auto"/>
        <w:right w:val="none" w:sz="0" w:space="0" w:color="auto"/>
      </w:divBdr>
    </w:div>
    <w:div w:id="189144675">
      <w:bodyDiv w:val="1"/>
      <w:marLeft w:val="0"/>
      <w:marRight w:val="0"/>
      <w:marTop w:val="0"/>
      <w:marBottom w:val="0"/>
      <w:divBdr>
        <w:top w:val="none" w:sz="0" w:space="0" w:color="auto"/>
        <w:left w:val="none" w:sz="0" w:space="0" w:color="auto"/>
        <w:bottom w:val="none" w:sz="0" w:space="0" w:color="auto"/>
        <w:right w:val="none" w:sz="0" w:space="0" w:color="auto"/>
      </w:divBdr>
    </w:div>
    <w:div w:id="193347928">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197547051">
      <w:bodyDiv w:val="1"/>
      <w:marLeft w:val="0"/>
      <w:marRight w:val="0"/>
      <w:marTop w:val="0"/>
      <w:marBottom w:val="0"/>
      <w:divBdr>
        <w:top w:val="none" w:sz="0" w:space="0" w:color="auto"/>
        <w:left w:val="none" w:sz="0" w:space="0" w:color="auto"/>
        <w:bottom w:val="none" w:sz="0" w:space="0" w:color="auto"/>
        <w:right w:val="none" w:sz="0" w:space="0" w:color="auto"/>
      </w:divBdr>
    </w:div>
    <w:div w:id="200170834">
      <w:bodyDiv w:val="1"/>
      <w:marLeft w:val="0"/>
      <w:marRight w:val="0"/>
      <w:marTop w:val="0"/>
      <w:marBottom w:val="0"/>
      <w:divBdr>
        <w:top w:val="none" w:sz="0" w:space="0" w:color="auto"/>
        <w:left w:val="none" w:sz="0" w:space="0" w:color="auto"/>
        <w:bottom w:val="none" w:sz="0" w:space="0" w:color="auto"/>
        <w:right w:val="none" w:sz="0" w:space="0" w:color="auto"/>
      </w:divBdr>
    </w:div>
    <w:div w:id="211385511">
      <w:bodyDiv w:val="1"/>
      <w:marLeft w:val="0"/>
      <w:marRight w:val="0"/>
      <w:marTop w:val="0"/>
      <w:marBottom w:val="0"/>
      <w:divBdr>
        <w:top w:val="none" w:sz="0" w:space="0" w:color="auto"/>
        <w:left w:val="none" w:sz="0" w:space="0" w:color="auto"/>
        <w:bottom w:val="none" w:sz="0" w:space="0" w:color="auto"/>
        <w:right w:val="none" w:sz="0" w:space="0" w:color="auto"/>
      </w:divBdr>
    </w:div>
    <w:div w:id="212161559">
      <w:bodyDiv w:val="1"/>
      <w:marLeft w:val="0"/>
      <w:marRight w:val="0"/>
      <w:marTop w:val="0"/>
      <w:marBottom w:val="0"/>
      <w:divBdr>
        <w:top w:val="none" w:sz="0" w:space="0" w:color="auto"/>
        <w:left w:val="none" w:sz="0" w:space="0" w:color="auto"/>
        <w:bottom w:val="none" w:sz="0" w:space="0" w:color="auto"/>
        <w:right w:val="none" w:sz="0" w:space="0" w:color="auto"/>
      </w:divBdr>
    </w:div>
    <w:div w:id="212809880">
      <w:bodyDiv w:val="1"/>
      <w:marLeft w:val="0"/>
      <w:marRight w:val="0"/>
      <w:marTop w:val="0"/>
      <w:marBottom w:val="0"/>
      <w:divBdr>
        <w:top w:val="none" w:sz="0" w:space="0" w:color="auto"/>
        <w:left w:val="none" w:sz="0" w:space="0" w:color="auto"/>
        <w:bottom w:val="none" w:sz="0" w:space="0" w:color="auto"/>
        <w:right w:val="none" w:sz="0" w:space="0" w:color="auto"/>
      </w:divBdr>
    </w:div>
    <w:div w:id="214051587">
      <w:bodyDiv w:val="1"/>
      <w:marLeft w:val="0"/>
      <w:marRight w:val="0"/>
      <w:marTop w:val="0"/>
      <w:marBottom w:val="0"/>
      <w:divBdr>
        <w:top w:val="none" w:sz="0" w:space="0" w:color="auto"/>
        <w:left w:val="none" w:sz="0" w:space="0" w:color="auto"/>
        <w:bottom w:val="none" w:sz="0" w:space="0" w:color="auto"/>
        <w:right w:val="none" w:sz="0" w:space="0" w:color="auto"/>
      </w:divBdr>
      <w:divsChild>
        <w:div w:id="1899315785">
          <w:marLeft w:val="0"/>
          <w:marRight w:val="0"/>
          <w:marTop w:val="0"/>
          <w:marBottom w:val="0"/>
          <w:divBdr>
            <w:top w:val="none" w:sz="0" w:space="0" w:color="auto"/>
            <w:left w:val="none" w:sz="0" w:space="0" w:color="auto"/>
            <w:bottom w:val="none" w:sz="0" w:space="0" w:color="auto"/>
            <w:right w:val="none" w:sz="0" w:space="0" w:color="auto"/>
          </w:divBdr>
        </w:div>
      </w:divsChild>
    </w:div>
    <w:div w:id="214851854">
      <w:bodyDiv w:val="1"/>
      <w:marLeft w:val="0"/>
      <w:marRight w:val="0"/>
      <w:marTop w:val="0"/>
      <w:marBottom w:val="0"/>
      <w:divBdr>
        <w:top w:val="none" w:sz="0" w:space="0" w:color="auto"/>
        <w:left w:val="none" w:sz="0" w:space="0" w:color="auto"/>
        <w:bottom w:val="none" w:sz="0" w:space="0" w:color="auto"/>
        <w:right w:val="none" w:sz="0" w:space="0" w:color="auto"/>
      </w:divBdr>
    </w:div>
    <w:div w:id="217207200">
      <w:bodyDiv w:val="1"/>
      <w:marLeft w:val="0"/>
      <w:marRight w:val="0"/>
      <w:marTop w:val="0"/>
      <w:marBottom w:val="0"/>
      <w:divBdr>
        <w:top w:val="none" w:sz="0" w:space="0" w:color="auto"/>
        <w:left w:val="none" w:sz="0" w:space="0" w:color="auto"/>
        <w:bottom w:val="none" w:sz="0" w:space="0" w:color="auto"/>
        <w:right w:val="none" w:sz="0" w:space="0" w:color="auto"/>
      </w:divBdr>
    </w:div>
    <w:div w:id="226649673">
      <w:bodyDiv w:val="1"/>
      <w:marLeft w:val="0"/>
      <w:marRight w:val="0"/>
      <w:marTop w:val="0"/>
      <w:marBottom w:val="0"/>
      <w:divBdr>
        <w:top w:val="none" w:sz="0" w:space="0" w:color="auto"/>
        <w:left w:val="none" w:sz="0" w:space="0" w:color="auto"/>
        <w:bottom w:val="none" w:sz="0" w:space="0" w:color="auto"/>
        <w:right w:val="none" w:sz="0" w:space="0" w:color="auto"/>
      </w:divBdr>
    </w:div>
    <w:div w:id="23108672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38372263">
      <w:bodyDiv w:val="1"/>
      <w:marLeft w:val="0"/>
      <w:marRight w:val="0"/>
      <w:marTop w:val="0"/>
      <w:marBottom w:val="0"/>
      <w:divBdr>
        <w:top w:val="none" w:sz="0" w:space="0" w:color="auto"/>
        <w:left w:val="none" w:sz="0" w:space="0" w:color="auto"/>
        <w:bottom w:val="none" w:sz="0" w:space="0" w:color="auto"/>
        <w:right w:val="none" w:sz="0" w:space="0" w:color="auto"/>
      </w:divBdr>
    </w:div>
    <w:div w:id="239022443">
      <w:bodyDiv w:val="1"/>
      <w:marLeft w:val="0"/>
      <w:marRight w:val="0"/>
      <w:marTop w:val="0"/>
      <w:marBottom w:val="0"/>
      <w:divBdr>
        <w:top w:val="none" w:sz="0" w:space="0" w:color="auto"/>
        <w:left w:val="none" w:sz="0" w:space="0" w:color="auto"/>
        <w:bottom w:val="none" w:sz="0" w:space="0" w:color="auto"/>
        <w:right w:val="none" w:sz="0" w:space="0" w:color="auto"/>
      </w:divBdr>
    </w:div>
    <w:div w:id="239946135">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49507641">
      <w:bodyDiv w:val="1"/>
      <w:marLeft w:val="0"/>
      <w:marRight w:val="0"/>
      <w:marTop w:val="0"/>
      <w:marBottom w:val="0"/>
      <w:divBdr>
        <w:top w:val="none" w:sz="0" w:space="0" w:color="auto"/>
        <w:left w:val="none" w:sz="0" w:space="0" w:color="auto"/>
        <w:bottom w:val="none" w:sz="0" w:space="0" w:color="auto"/>
        <w:right w:val="none" w:sz="0" w:space="0" w:color="auto"/>
      </w:divBdr>
    </w:div>
    <w:div w:id="250048769">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51478818">
      <w:bodyDiv w:val="1"/>
      <w:marLeft w:val="0"/>
      <w:marRight w:val="0"/>
      <w:marTop w:val="0"/>
      <w:marBottom w:val="0"/>
      <w:divBdr>
        <w:top w:val="none" w:sz="0" w:space="0" w:color="auto"/>
        <w:left w:val="none" w:sz="0" w:space="0" w:color="auto"/>
        <w:bottom w:val="none" w:sz="0" w:space="0" w:color="auto"/>
        <w:right w:val="none" w:sz="0" w:space="0" w:color="auto"/>
      </w:divBdr>
    </w:div>
    <w:div w:id="255285787">
      <w:bodyDiv w:val="1"/>
      <w:marLeft w:val="0"/>
      <w:marRight w:val="0"/>
      <w:marTop w:val="0"/>
      <w:marBottom w:val="0"/>
      <w:divBdr>
        <w:top w:val="none" w:sz="0" w:space="0" w:color="auto"/>
        <w:left w:val="none" w:sz="0" w:space="0" w:color="auto"/>
        <w:bottom w:val="none" w:sz="0" w:space="0" w:color="auto"/>
        <w:right w:val="none" w:sz="0" w:space="0" w:color="auto"/>
      </w:divBdr>
    </w:div>
    <w:div w:id="257101810">
      <w:bodyDiv w:val="1"/>
      <w:marLeft w:val="0"/>
      <w:marRight w:val="0"/>
      <w:marTop w:val="0"/>
      <w:marBottom w:val="0"/>
      <w:divBdr>
        <w:top w:val="none" w:sz="0" w:space="0" w:color="auto"/>
        <w:left w:val="none" w:sz="0" w:space="0" w:color="auto"/>
        <w:bottom w:val="none" w:sz="0" w:space="0" w:color="auto"/>
        <w:right w:val="none" w:sz="0" w:space="0" w:color="auto"/>
      </w:divBdr>
    </w:div>
    <w:div w:id="258758088">
      <w:bodyDiv w:val="1"/>
      <w:marLeft w:val="0"/>
      <w:marRight w:val="0"/>
      <w:marTop w:val="0"/>
      <w:marBottom w:val="0"/>
      <w:divBdr>
        <w:top w:val="none" w:sz="0" w:space="0" w:color="auto"/>
        <w:left w:val="none" w:sz="0" w:space="0" w:color="auto"/>
        <w:bottom w:val="none" w:sz="0" w:space="0" w:color="auto"/>
        <w:right w:val="none" w:sz="0" w:space="0" w:color="auto"/>
      </w:divBdr>
    </w:div>
    <w:div w:id="260376623">
      <w:bodyDiv w:val="1"/>
      <w:marLeft w:val="0"/>
      <w:marRight w:val="0"/>
      <w:marTop w:val="0"/>
      <w:marBottom w:val="0"/>
      <w:divBdr>
        <w:top w:val="none" w:sz="0" w:space="0" w:color="auto"/>
        <w:left w:val="none" w:sz="0" w:space="0" w:color="auto"/>
        <w:bottom w:val="none" w:sz="0" w:space="0" w:color="auto"/>
        <w:right w:val="none" w:sz="0" w:space="0" w:color="auto"/>
      </w:divBdr>
    </w:div>
    <w:div w:id="264776089">
      <w:bodyDiv w:val="1"/>
      <w:marLeft w:val="0"/>
      <w:marRight w:val="0"/>
      <w:marTop w:val="0"/>
      <w:marBottom w:val="0"/>
      <w:divBdr>
        <w:top w:val="none" w:sz="0" w:space="0" w:color="auto"/>
        <w:left w:val="none" w:sz="0" w:space="0" w:color="auto"/>
        <w:bottom w:val="none" w:sz="0" w:space="0" w:color="auto"/>
        <w:right w:val="none" w:sz="0" w:space="0" w:color="auto"/>
      </w:divBdr>
    </w:div>
    <w:div w:id="269356323">
      <w:bodyDiv w:val="1"/>
      <w:marLeft w:val="0"/>
      <w:marRight w:val="0"/>
      <w:marTop w:val="0"/>
      <w:marBottom w:val="0"/>
      <w:divBdr>
        <w:top w:val="none" w:sz="0" w:space="0" w:color="auto"/>
        <w:left w:val="none" w:sz="0" w:space="0" w:color="auto"/>
        <w:bottom w:val="none" w:sz="0" w:space="0" w:color="auto"/>
        <w:right w:val="none" w:sz="0" w:space="0" w:color="auto"/>
      </w:divBdr>
    </w:div>
    <w:div w:id="270360701">
      <w:bodyDiv w:val="1"/>
      <w:marLeft w:val="0"/>
      <w:marRight w:val="0"/>
      <w:marTop w:val="0"/>
      <w:marBottom w:val="0"/>
      <w:divBdr>
        <w:top w:val="none" w:sz="0" w:space="0" w:color="auto"/>
        <w:left w:val="none" w:sz="0" w:space="0" w:color="auto"/>
        <w:bottom w:val="none" w:sz="0" w:space="0" w:color="auto"/>
        <w:right w:val="none" w:sz="0" w:space="0" w:color="auto"/>
      </w:divBdr>
    </w:div>
    <w:div w:id="271129426">
      <w:bodyDiv w:val="1"/>
      <w:marLeft w:val="0"/>
      <w:marRight w:val="0"/>
      <w:marTop w:val="0"/>
      <w:marBottom w:val="0"/>
      <w:divBdr>
        <w:top w:val="none" w:sz="0" w:space="0" w:color="auto"/>
        <w:left w:val="none" w:sz="0" w:space="0" w:color="auto"/>
        <w:bottom w:val="none" w:sz="0" w:space="0" w:color="auto"/>
        <w:right w:val="none" w:sz="0" w:space="0" w:color="auto"/>
      </w:divBdr>
    </w:div>
    <w:div w:id="273830236">
      <w:bodyDiv w:val="1"/>
      <w:marLeft w:val="0"/>
      <w:marRight w:val="0"/>
      <w:marTop w:val="0"/>
      <w:marBottom w:val="0"/>
      <w:divBdr>
        <w:top w:val="none" w:sz="0" w:space="0" w:color="auto"/>
        <w:left w:val="none" w:sz="0" w:space="0" w:color="auto"/>
        <w:bottom w:val="none" w:sz="0" w:space="0" w:color="auto"/>
        <w:right w:val="none" w:sz="0" w:space="0" w:color="auto"/>
      </w:divBdr>
    </w:div>
    <w:div w:id="274678658">
      <w:bodyDiv w:val="1"/>
      <w:marLeft w:val="0"/>
      <w:marRight w:val="0"/>
      <w:marTop w:val="0"/>
      <w:marBottom w:val="0"/>
      <w:divBdr>
        <w:top w:val="none" w:sz="0" w:space="0" w:color="auto"/>
        <w:left w:val="none" w:sz="0" w:space="0" w:color="auto"/>
        <w:bottom w:val="none" w:sz="0" w:space="0" w:color="auto"/>
        <w:right w:val="none" w:sz="0" w:space="0" w:color="auto"/>
      </w:divBdr>
    </w:div>
    <w:div w:id="275908148">
      <w:bodyDiv w:val="1"/>
      <w:marLeft w:val="0"/>
      <w:marRight w:val="0"/>
      <w:marTop w:val="0"/>
      <w:marBottom w:val="0"/>
      <w:divBdr>
        <w:top w:val="none" w:sz="0" w:space="0" w:color="auto"/>
        <w:left w:val="none" w:sz="0" w:space="0" w:color="auto"/>
        <w:bottom w:val="none" w:sz="0" w:space="0" w:color="auto"/>
        <w:right w:val="none" w:sz="0" w:space="0" w:color="auto"/>
      </w:divBdr>
    </w:div>
    <w:div w:id="276840947">
      <w:bodyDiv w:val="1"/>
      <w:marLeft w:val="0"/>
      <w:marRight w:val="0"/>
      <w:marTop w:val="0"/>
      <w:marBottom w:val="0"/>
      <w:divBdr>
        <w:top w:val="none" w:sz="0" w:space="0" w:color="auto"/>
        <w:left w:val="none" w:sz="0" w:space="0" w:color="auto"/>
        <w:bottom w:val="none" w:sz="0" w:space="0" w:color="auto"/>
        <w:right w:val="none" w:sz="0" w:space="0" w:color="auto"/>
      </w:divBdr>
    </w:div>
    <w:div w:id="285816303">
      <w:bodyDiv w:val="1"/>
      <w:marLeft w:val="0"/>
      <w:marRight w:val="0"/>
      <w:marTop w:val="0"/>
      <w:marBottom w:val="0"/>
      <w:divBdr>
        <w:top w:val="none" w:sz="0" w:space="0" w:color="auto"/>
        <w:left w:val="none" w:sz="0" w:space="0" w:color="auto"/>
        <w:bottom w:val="none" w:sz="0" w:space="0" w:color="auto"/>
        <w:right w:val="none" w:sz="0" w:space="0" w:color="auto"/>
      </w:divBdr>
    </w:div>
    <w:div w:id="288704809">
      <w:bodyDiv w:val="1"/>
      <w:marLeft w:val="0"/>
      <w:marRight w:val="0"/>
      <w:marTop w:val="0"/>
      <w:marBottom w:val="0"/>
      <w:divBdr>
        <w:top w:val="none" w:sz="0" w:space="0" w:color="auto"/>
        <w:left w:val="none" w:sz="0" w:space="0" w:color="auto"/>
        <w:bottom w:val="none" w:sz="0" w:space="0" w:color="auto"/>
        <w:right w:val="none" w:sz="0" w:space="0" w:color="auto"/>
      </w:divBdr>
    </w:div>
    <w:div w:id="289672640">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05480056">
      <w:bodyDiv w:val="1"/>
      <w:marLeft w:val="0"/>
      <w:marRight w:val="0"/>
      <w:marTop w:val="0"/>
      <w:marBottom w:val="0"/>
      <w:divBdr>
        <w:top w:val="none" w:sz="0" w:space="0" w:color="auto"/>
        <w:left w:val="none" w:sz="0" w:space="0" w:color="auto"/>
        <w:bottom w:val="none" w:sz="0" w:space="0" w:color="auto"/>
        <w:right w:val="none" w:sz="0" w:space="0" w:color="auto"/>
      </w:divBdr>
    </w:div>
    <w:div w:id="309747176">
      <w:bodyDiv w:val="1"/>
      <w:marLeft w:val="0"/>
      <w:marRight w:val="0"/>
      <w:marTop w:val="0"/>
      <w:marBottom w:val="0"/>
      <w:divBdr>
        <w:top w:val="none" w:sz="0" w:space="0" w:color="auto"/>
        <w:left w:val="none" w:sz="0" w:space="0" w:color="auto"/>
        <w:bottom w:val="none" w:sz="0" w:space="0" w:color="auto"/>
        <w:right w:val="none" w:sz="0" w:space="0" w:color="auto"/>
      </w:divBdr>
    </w:div>
    <w:div w:id="312877731">
      <w:bodyDiv w:val="1"/>
      <w:marLeft w:val="0"/>
      <w:marRight w:val="0"/>
      <w:marTop w:val="0"/>
      <w:marBottom w:val="0"/>
      <w:divBdr>
        <w:top w:val="none" w:sz="0" w:space="0" w:color="auto"/>
        <w:left w:val="none" w:sz="0" w:space="0" w:color="auto"/>
        <w:bottom w:val="none" w:sz="0" w:space="0" w:color="auto"/>
        <w:right w:val="none" w:sz="0" w:space="0" w:color="auto"/>
      </w:divBdr>
    </w:div>
    <w:div w:id="315110419">
      <w:bodyDiv w:val="1"/>
      <w:marLeft w:val="0"/>
      <w:marRight w:val="0"/>
      <w:marTop w:val="0"/>
      <w:marBottom w:val="0"/>
      <w:divBdr>
        <w:top w:val="none" w:sz="0" w:space="0" w:color="auto"/>
        <w:left w:val="none" w:sz="0" w:space="0" w:color="auto"/>
        <w:bottom w:val="none" w:sz="0" w:space="0" w:color="auto"/>
        <w:right w:val="none" w:sz="0" w:space="0" w:color="auto"/>
      </w:divBdr>
    </w:div>
    <w:div w:id="315305448">
      <w:bodyDiv w:val="1"/>
      <w:marLeft w:val="0"/>
      <w:marRight w:val="0"/>
      <w:marTop w:val="0"/>
      <w:marBottom w:val="0"/>
      <w:divBdr>
        <w:top w:val="none" w:sz="0" w:space="0" w:color="auto"/>
        <w:left w:val="none" w:sz="0" w:space="0" w:color="auto"/>
        <w:bottom w:val="none" w:sz="0" w:space="0" w:color="auto"/>
        <w:right w:val="none" w:sz="0" w:space="0" w:color="auto"/>
      </w:divBdr>
    </w:div>
    <w:div w:id="317460854">
      <w:bodyDiv w:val="1"/>
      <w:marLeft w:val="0"/>
      <w:marRight w:val="0"/>
      <w:marTop w:val="0"/>
      <w:marBottom w:val="0"/>
      <w:divBdr>
        <w:top w:val="none" w:sz="0" w:space="0" w:color="auto"/>
        <w:left w:val="none" w:sz="0" w:space="0" w:color="auto"/>
        <w:bottom w:val="none" w:sz="0" w:space="0" w:color="auto"/>
        <w:right w:val="none" w:sz="0" w:space="0" w:color="auto"/>
      </w:divBdr>
    </w:div>
    <w:div w:id="321007223">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27638655">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36925673">
      <w:bodyDiv w:val="1"/>
      <w:marLeft w:val="0"/>
      <w:marRight w:val="0"/>
      <w:marTop w:val="0"/>
      <w:marBottom w:val="0"/>
      <w:divBdr>
        <w:top w:val="none" w:sz="0" w:space="0" w:color="auto"/>
        <w:left w:val="none" w:sz="0" w:space="0" w:color="auto"/>
        <w:bottom w:val="none" w:sz="0" w:space="0" w:color="auto"/>
        <w:right w:val="none" w:sz="0" w:space="0" w:color="auto"/>
      </w:divBdr>
    </w:div>
    <w:div w:id="340739951">
      <w:bodyDiv w:val="1"/>
      <w:marLeft w:val="0"/>
      <w:marRight w:val="0"/>
      <w:marTop w:val="0"/>
      <w:marBottom w:val="0"/>
      <w:divBdr>
        <w:top w:val="none" w:sz="0" w:space="0" w:color="auto"/>
        <w:left w:val="none" w:sz="0" w:space="0" w:color="auto"/>
        <w:bottom w:val="none" w:sz="0" w:space="0" w:color="auto"/>
        <w:right w:val="none" w:sz="0" w:space="0" w:color="auto"/>
      </w:divBdr>
    </w:div>
    <w:div w:id="347028785">
      <w:bodyDiv w:val="1"/>
      <w:marLeft w:val="0"/>
      <w:marRight w:val="0"/>
      <w:marTop w:val="0"/>
      <w:marBottom w:val="0"/>
      <w:divBdr>
        <w:top w:val="none" w:sz="0" w:space="0" w:color="auto"/>
        <w:left w:val="none" w:sz="0" w:space="0" w:color="auto"/>
        <w:bottom w:val="none" w:sz="0" w:space="0" w:color="auto"/>
        <w:right w:val="none" w:sz="0" w:space="0" w:color="auto"/>
      </w:divBdr>
    </w:div>
    <w:div w:id="348683647">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58356180">
      <w:bodyDiv w:val="1"/>
      <w:marLeft w:val="0"/>
      <w:marRight w:val="0"/>
      <w:marTop w:val="0"/>
      <w:marBottom w:val="0"/>
      <w:divBdr>
        <w:top w:val="none" w:sz="0" w:space="0" w:color="auto"/>
        <w:left w:val="none" w:sz="0" w:space="0" w:color="auto"/>
        <w:bottom w:val="none" w:sz="0" w:space="0" w:color="auto"/>
        <w:right w:val="none" w:sz="0" w:space="0" w:color="auto"/>
      </w:divBdr>
    </w:div>
    <w:div w:id="360400402">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6492315">
      <w:bodyDiv w:val="1"/>
      <w:marLeft w:val="0"/>
      <w:marRight w:val="0"/>
      <w:marTop w:val="0"/>
      <w:marBottom w:val="0"/>
      <w:divBdr>
        <w:top w:val="none" w:sz="0" w:space="0" w:color="auto"/>
        <w:left w:val="none" w:sz="0" w:space="0" w:color="auto"/>
        <w:bottom w:val="none" w:sz="0" w:space="0" w:color="auto"/>
        <w:right w:val="none" w:sz="0" w:space="0" w:color="auto"/>
      </w:divBdr>
    </w:div>
    <w:div w:id="367417698">
      <w:bodyDiv w:val="1"/>
      <w:marLeft w:val="0"/>
      <w:marRight w:val="0"/>
      <w:marTop w:val="0"/>
      <w:marBottom w:val="0"/>
      <w:divBdr>
        <w:top w:val="none" w:sz="0" w:space="0" w:color="auto"/>
        <w:left w:val="none" w:sz="0" w:space="0" w:color="auto"/>
        <w:bottom w:val="none" w:sz="0" w:space="0" w:color="auto"/>
        <w:right w:val="none" w:sz="0" w:space="0" w:color="auto"/>
      </w:divBdr>
    </w:div>
    <w:div w:id="367418879">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68527155">
      <w:bodyDiv w:val="1"/>
      <w:marLeft w:val="0"/>
      <w:marRight w:val="0"/>
      <w:marTop w:val="0"/>
      <w:marBottom w:val="0"/>
      <w:divBdr>
        <w:top w:val="none" w:sz="0" w:space="0" w:color="auto"/>
        <w:left w:val="none" w:sz="0" w:space="0" w:color="auto"/>
        <w:bottom w:val="none" w:sz="0" w:space="0" w:color="auto"/>
        <w:right w:val="none" w:sz="0" w:space="0" w:color="auto"/>
      </w:divBdr>
    </w:div>
    <w:div w:id="368923062">
      <w:bodyDiv w:val="1"/>
      <w:marLeft w:val="0"/>
      <w:marRight w:val="0"/>
      <w:marTop w:val="0"/>
      <w:marBottom w:val="0"/>
      <w:divBdr>
        <w:top w:val="none" w:sz="0" w:space="0" w:color="auto"/>
        <w:left w:val="none" w:sz="0" w:space="0" w:color="auto"/>
        <w:bottom w:val="none" w:sz="0" w:space="0" w:color="auto"/>
        <w:right w:val="none" w:sz="0" w:space="0" w:color="auto"/>
      </w:divBdr>
    </w:div>
    <w:div w:id="370615941">
      <w:bodyDiv w:val="1"/>
      <w:marLeft w:val="0"/>
      <w:marRight w:val="0"/>
      <w:marTop w:val="0"/>
      <w:marBottom w:val="0"/>
      <w:divBdr>
        <w:top w:val="none" w:sz="0" w:space="0" w:color="auto"/>
        <w:left w:val="none" w:sz="0" w:space="0" w:color="auto"/>
        <w:bottom w:val="none" w:sz="0" w:space="0" w:color="auto"/>
        <w:right w:val="none" w:sz="0" w:space="0" w:color="auto"/>
      </w:divBdr>
    </w:div>
    <w:div w:id="370959340">
      <w:bodyDiv w:val="1"/>
      <w:marLeft w:val="0"/>
      <w:marRight w:val="0"/>
      <w:marTop w:val="0"/>
      <w:marBottom w:val="0"/>
      <w:divBdr>
        <w:top w:val="none" w:sz="0" w:space="0" w:color="auto"/>
        <w:left w:val="none" w:sz="0" w:space="0" w:color="auto"/>
        <w:bottom w:val="none" w:sz="0" w:space="0" w:color="auto"/>
        <w:right w:val="none" w:sz="0" w:space="0" w:color="auto"/>
      </w:divBdr>
    </w:div>
    <w:div w:id="372657627">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77046794">
      <w:bodyDiv w:val="1"/>
      <w:marLeft w:val="0"/>
      <w:marRight w:val="0"/>
      <w:marTop w:val="0"/>
      <w:marBottom w:val="0"/>
      <w:divBdr>
        <w:top w:val="none" w:sz="0" w:space="0" w:color="auto"/>
        <w:left w:val="none" w:sz="0" w:space="0" w:color="auto"/>
        <w:bottom w:val="none" w:sz="0" w:space="0" w:color="auto"/>
        <w:right w:val="none" w:sz="0" w:space="0" w:color="auto"/>
      </w:divBdr>
    </w:div>
    <w:div w:id="378673883">
      <w:bodyDiv w:val="1"/>
      <w:marLeft w:val="0"/>
      <w:marRight w:val="0"/>
      <w:marTop w:val="0"/>
      <w:marBottom w:val="0"/>
      <w:divBdr>
        <w:top w:val="none" w:sz="0" w:space="0" w:color="auto"/>
        <w:left w:val="none" w:sz="0" w:space="0" w:color="auto"/>
        <w:bottom w:val="none" w:sz="0" w:space="0" w:color="auto"/>
        <w:right w:val="none" w:sz="0" w:space="0" w:color="auto"/>
      </w:divBdr>
    </w:div>
    <w:div w:id="379865908">
      <w:bodyDiv w:val="1"/>
      <w:marLeft w:val="0"/>
      <w:marRight w:val="0"/>
      <w:marTop w:val="0"/>
      <w:marBottom w:val="0"/>
      <w:divBdr>
        <w:top w:val="none" w:sz="0" w:space="0" w:color="auto"/>
        <w:left w:val="none" w:sz="0" w:space="0" w:color="auto"/>
        <w:bottom w:val="none" w:sz="0" w:space="0" w:color="auto"/>
        <w:right w:val="none" w:sz="0" w:space="0" w:color="auto"/>
      </w:divBdr>
    </w:div>
    <w:div w:id="380134909">
      <w:bodyDiv w:val="1"/>
      <w:marLeft w:val="0"/>
      <w:marRight w:val="0"/>
      <w:marTop w:val="0"/>
      <w:marBottom w:val="0"/>
      <w:divBdr>
        <w:top w:val="none" w:sz="0" w:space="0" w:color="auto"/>
        <w:left w:val="none" w:sz="0" w:space="0" w:color="auto"/>
        <w:bottom w:val="none" w:sz="0" w:space="0" w:color="auto"/>
        <w:right w:val="none" w:sz="0" w:space="0" w:color="auto"/>
      </w:divBdr>
    </w:div>
    <w:div w:id="382027404">
      <w:bodyDiv w:val="1"/>
      <w:marLeft w:val="0"/>
      <w:marRight w:val="0"/>
      <w:marTop w:val="0"/>
      <w:marBottom w:val="0"/>
      <w:divBdr>
        <w:top w:val="none" w:sz="0" w:space="0" w:color="auto"/>
        <w:left w:val="none" w:sz="0" w:space="0" w:color="auto"/>
        <w:bottom w:val="none" w:sz="0" w:space="0" w:color="auto"/>
        <w:right w:val="none" w:sz="0" w:space="0" w:color="auto"/>
      </w:divBdr>
    </w:div>
    <w:div w:id="388381468">
      <w:bodyDiv w:val="1"/>
      <w:marLeft w:val="0"/>
      <w:marRight w:val="0"/>
      <w:marTop w:val="0"/>
      <w:marBottom w:val="0"/>
      <w:divBdr>
        <w:top w:val="none" w:sz="0" w:space="0" w:color="auto"/>
        <w:left w:val="none" w:sz="0" w:space="0" w:color="auto"/>
        <w:bottom w:val="none" w:sz="0" w:space="0" w:color="auto"/>
        <w:right w:val="none" w:sz="0" w:space="0" w:color="auto"/>
      </w:divBdr>
    </w:div>
    <w:div w:id="393697572">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208845">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4422993">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05614515">
      <w:bodyDiv w:val="1"/>
      <w:marLeft w:val="0"/>
      <w:marRight w:val="0"/>
      <w:marTop w:val="0"/>
      <w:marBottom w:val="0"/>
      <w:divBdr>
        <w:top w:val="none" w:sz="0" w:space="0" w:color="auto"/>
        <w:left w:val="none" w:sz="0" w:space="0" w:color="auto"/>
        <w:bottom w:val="none" w:sz="0" w:space="0" w:color="auto"/>
        <w:right w:val="none" w:sz="0" w:space="0" w:color="auto"/>
      </w:divBdr>
    </w:div>
    <w:div w:id="405880518">
      <w:bodyDiv w:val="1"/>
      <w:marLeft w:val="0"/>
      <w:marRight w:val="0"/>
      <w:marTop w:val="0"/>
      <w:marBottom w:val="0"/>
      <w:divBdr>
        <w:top w:val="none" w:sz="0" w:space="0" w:color="auto"/>
        <w:left w:val="none" w:sz="0" w:space="0" w:color="auto"/>
        <w:bottom w:val="none" w:sz="0" w:space="0" w:color="auto"/>
        <w:right w:val="none" w:sz="0" w:space="0" w:color="auto"/>
      </w:divBdr>
      <w:divsChild>
        <w:div w:id="1572692729">
          <w:marLeft w:val="0"/>
          <w:marRight w:val="0"/>
          <w:marTop w:val="0"/>
          <w:marBottom w:val="0"/>
          <w:divBdr>
            <w:top w:val="none" w:sz="0" w:space="0" w:color="auto"/>
            <w:left w:val="none" w:sz="0" w:space="0" w:color="auto"/>
            <w:bottom w:val="none" w:sz="0" w:space="0" w:color="auto"/>
            <w:right w:val="none" w:sz="0" w:space="0" w:color="auto"/>
          </w:divBdr>
        </w:div>
      </w:divsChild>
    </w:div>
    <w:div w:id="406195791">
      <w:bodyDiv w:val="1"/>
      <w:marLeft w:val="0"/>
      <w:marRight w:val="0"/>
      <w:marTop w:val="0"/>
      <w:marBottom w:val="0"/>
      <w:divBdr>
        <w:top w:val="none" w:sz="0" w:space="0" w:color="auto"/>
        <w:left w:val="none" w:sz="0" w:space="0" w:color="auto"/>
        <w:bottom w:val="none" w:sz="0" w:space="0" w:color="auto"/>
        <w:right w:val="none" w:sz="0" w:space="0" w:color="auto"/>
      </w:divBdr>
    </w:div>
    <w:div w:id="406609468">
      <w:bodyDiv w:val="1"/>
      <w:marLeft w:val="0"/>
      <w:marRight w:val="0"/>
      <w:marTop w:val="0"/>
      <w:marBottom w:val="0"/>
      <w:divBdr>
        <w:top w:val="none" w:sz="0" w:space="0" w:color="auto"/>
        <w:left w:val="none" w:sz="0" w:space="0" w:color="auto"/>
        <w:bottom w:val="none" w:sz="0" w:space="0" w:color="auto"/>
        <w:right w:val="none" w:sz="0" w:space="0" w:color="auto"/>
      </w:divBdr>
    </w:div>
    <w:div w:id="407384872">
      <w:bodyDiv w:val="1"/>
      <w:marLeft w:val="0"/>
      <w:marRight w:val="0"/>
      <w:marTop w:val="0"/>
      <w:marBottom w:val="0"/>
      <w:divBdr>
        <w:top w:val="none" w:sz="0" w:space="0" w:color="auto"/>
        <w:left w:val="none" w:sz="0" w:space="0" w:color="auto"/>
        <w:bottom w:val="none" w:sz="0" w:space="0" w:color="auto"/>
        <w:right w:val="none" w:sz="0" w:space="0" w:color="auto"/>
      </w:divBdr>
    </w:div>
    <w:div w:id="410470763">
      <w:bodyDiv w:val="1"/>
      <w:marLeft w:val="0"/>
      <w:marRight w:val="0"/>
      <w:marTop w:val="0"/>
      <w:marBottom w:val="0"/>
      <w:divBdr>
        <w:top w:val="none" w:sz="0" w:space="0" w:color="auto"/>
        <w:left w:val="none" w:sz="0" w:space="0" w:color="auto"/>
        <w:bottom w:val="none" w:sz="0" w:space="0" w:color="auto"/>
        <w:right w:val="none" w:sz="0" w:space="0" w:color="auto"/>
      </w:divBdr>
    </w:div>
    <w:div w:id="410590152">
      <w:bodyDiv w:val="1"/>
      <w:marLeft w:val="0"/>
      <w:marRight w:val="0"/>
      <w:marTop w:val="0"/>
      <w:marBottom w:val="0"/>
      <w:divBdr>
        <w:top w:val="none" w:sz="0" w:space="0" w:color="auto"/>
        <w:left w:val="none" w:sz="0" w:space="0" w:color="auto"/>
        <w:bottom w:val="none" w:sz="0" w:space="0" w:color="auto"/>
        <w:right w:val="none" w:sz="0" w:space="0" w:color="auto"/>
      </w:divBdr>
    </w:div>
    <w:div w:id="411859861">
      <w:bodyDiv w:val="1"/>
      <w:marLeft w:val="0"/>
      <w:marRight w:val="0"/>
      <w:marTop w:val="0"/>
      <w:marBottom w:val="0"/>
      <w:divBdr>
        <w:top w:val="none" w:sz="0" w:space="0" w:color="auto"/>
        <w:left w:val="none" w:sz="0" w:space="0" w:color="auto"/>
        <w:bottom w:val="none" w:sz="0" w:space="0" w:color="auto"/>
        <w:right w:val="none" w:sz="0" w:space="0" w:color="auto"/>
      </w:divBdr>
    </w:div>
    <w:div w:id="414254300">
      <w:bodyDiv w:val="1"/>
      <w:marLeft w:val="0"/>
      <w:marRight w:val="0"/>
      <w:marTop w:val="0"/>
      <w:marBottom w:val="0"/>
      <w:divBdr>
        <w:top w:val="none" w:sz="0" w:space="0" w:color="auto"/>
        <w:left w:val="none" w:sz="0" w:space="0" w:color="auto"/>
        <w:bottom w:val="none" w:sz="0" w:space="0" w:color="auto"/>
        <w:right w:val="none" w:sz="0" w:space="0" w:color="auto"/>
      </w:divBdr>
    </w:div>
    <w:div w:id="420100362">
      <w:bodyDiv w:val="1"/>
      <w:marLeft w:val="0"/>
      <w:marRight w:val="0"/>
      <w:marTop w:val="0"/>
      <w:marBottom w:val="0"/>
      <w:divBdr>
        <w:top w:val="none" w:sz="0" w:space="0" w:color="auto"/>
        <w:left w:val="none" w:sz="0" w:space="0" w:color="auto"/>
        <w:bottom w:val="none" w:sz="0" w:space="0" w:color="auto"/>
        <w:right w:val="none" w:sz="0" w:space="0" w:color="auto"/>
      </w:divBdr>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22577294">
      <w:bodyDiv w:val="1"/>
      <w:marLeft w:val="0"/>
      <w:marRight w:val="0"/>
      <w:marTop w:val="0"/>
      <w:marBottom w:val="0"/>
      <w:divBdr>
        <w:top w:val="none" w:sz="0" w:space="0" w:color="auto"/>
        <w:left w:val="none" w:sz="0" w:space="0" w:color="auto"/>
        <w:bottom w:val="none" w:sz="0" w:space="0" w:color="auto"/>
        <w:right w:val="none" w:sz="0" w:space="0" w:color="auto"/>
      </w:divBdr>
    </w:div>
    <w:div w:id="424886463">
      <w:bodyDiv w:val="1"/>
      <w:marLeft w:val="0"/>
      <w:marRight w:val="0"/>
      <w:marTop w:val="0"/>
      <w:marBottom w:val="0"/>
      <w:divBdr>
        <w:top w:val="none" w:sz="0" w:space="0" w:color="auto"/>
        <w:left w:val="none" w:sz="0" w:space="0" w:color="auto"/>
        <w:bottom w:val="none" w:sz="0" w:space="0" w:color="auto"/>
        <w:right w:val="none" w:sz="0" w:space="0" w:color="auto"/>
      </w:divBdr>
    </w:div>
    <w:div w:id="426000237">
      <w:bodyDiv w:val="1"/>
      <w:marLeft w:val="0"/>
      <w:marRight w:val="0"/>
      <w:marTop w:val="0"/>
      <w:marBottom w:val="0"/>
      <w:divBdr>
        <w:top w:val="none" w:sz="0" w:space="0" w:color="auto"/>
        <w:left w:val="none" w:sz="0" w:space="0" w:color="auto"/>
        <w:bottom w:val="none" w:sz="0" w:space="0" w:color="auto"/>
        <w:right w:val="none" w:sz="0" w:space="0" w:color="auto"/>
      </w:divBdr>
    </w:div>
    <w:div w:id="428697994">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36371193">
      <w:bodyDiv w:val="1"/>
      <w:marLeft w:val="0"/>
      <w:marRight w:val="0"/>
      <w:marTop w:val="0"/>
      <w:marBottom w:val="0"/>
      <w:divBdr>
        <w:top w:val="none" w:sz="0" w:space="0" w:color="auto"/>
        <w:left w:val="none" w:sz="0" w:space="0" w:color="auto"/>
        <w:bottom w:val="none" w:sz="0" w:space="0" w:color="auto"/>
        <w:right w:val="none" w:sz="0" w:space="0" w:color="auto"/>
      </w:divBdr>
    </w:div>
    <w:div w:id="442308815">
      <w:bodyDiv w:val="1"/>
      <w:marLeft w:val="0"/>
      <w:marRight w:val="0"/>
      <w:marTop w:val="0"/>
      <w:marBottom w:val="0"/>
      <w:divBdr>
        <w:top w:val="none" w:sz="0" w:space="0" w:color="auto"/>
        <w:left w:val="none" w:sz="0" w:space="0" w:color="auto"/>
        <w:bottom w:val="none" w:sz="0" w:space="0" w:color="auto"/>
        <w:right w:val="none" w:sz="0" w:space="0" w:color="auto"/>
      </w:divBdr>
    </w:div>
    <w:div w:id="442384437">
      <w:bodyDiv w:val="1"/>
      <w:marLeft w:val="0"/>
      <w:marRight w:val="0"/>
      <w:marTop w:val="0"/>
      <w:marBottom w:val="0"/>
      <w:divBdr>
        <w:top w:val="none" w:sz="0" w:space="0" w:color="auto"/>
        <w:left w:val="none" w:sz="0" w:space="0" w:color="auto"/>
        <w:bottom w:val="none" w:sz="0" w:space="0" w:color="auto"/>
        <w:right w:val="none" w:sz="0" w:space="0" w:color="auto"/>
      </w:divBdr>
    </w:div>
    <w:div w:id="442766050">
      <w:bodyDiv w:val="1"/>
      <w:marLeft w:val="0"/>
      <w:marRight w:val="0"/>
      <w:marTop w:val="0"/>
      <w:marBottom w:val="0"/>
      <w:divBdr>
        <w:top w:val="none" w:sz="0" w:space="0" w:color="auto"/>
        <w:left w:val="none" w:sz="0" w:space="0" w:color="auto"/>
        <w:bottom w:val="none" w:sz="0" w:space="0" w:color="auto"/>
        <w:right w:val="none" w:sz="0" w:space="0" w:color="auto"/>
      </w:divBdr>
    </w:div>
    <w:div w:id="443496578">
      <w:bodyDiv w:val="1"/>
      <w:marLeft w:val="0"/>
      <w:marRight w:val="0"/>
      <w:marTop w:val="0"/>
      <w:marBottom w:val="0"/>
      <w:divBdr>
        <w:top w:val="none" w:sz="0" w:space="0" w:color="auto"/>
        <w:left w:val="none" w:sz="0" w:space="0" w:color="auto"/>
        <w:bottom w:val="none" w:sz="0" w:space="0" w:color="auto"/>
        <w:right w:val="none" w:sz="0" w:space="0" w:color="auto"/>
      </w:divBdr>
    </w:div>
    <w:div w:id="443697435">
      <w:bodyDiv w:val="1"/>
      <w:marLeft w:val="0"/>
      <w:marRight w:val="0"/>
      <w:marTop w:val="0"/>
      <w:marBottom w:val="0"/>
      <w:divBdr>
        <w:top w:val="none" w:sz="0" w:space="0" w:color="auto"/>
        <w:left w:val="none" w:sz="0" w:space="0" w:color="auto"/>
        <w:bottom w:val="none" w:sz="0" w:space="0" w:color="auto"/>
        <w:right w:val="none" w:sz="0" w:space="0" w:color="auto"/>
      </w:divBdr>
    </w:div>
    <w:div w:id="446659748">
      <w:bodyDiv w:val="1"/>
      <w:marLeft w:val="0"/>
      <w:marRight w:val="0"/>
      <w:marTop w:val="0"/>
      <w:marBottom w:val="0"/>
      <w:divBdr>
        <w:top w:val="none" w:sz="0" w:space="0" w:color="auto"/>
        <w:left w:val="none" w:sz="0" w:space="0" w:color="auto"/>
        <w:bottom w:val="none" w:sz="0" w:space="0" w:color="auto"/>
        <w:right w:val="none" w:sz="0" w:space="0" w:color="auto"/>
      </w:divBdr>
    </w:div>
    <w:div w:id="450058568">
      <w:bodyDiv w:val="1"/>
      <w:marLeft w:val="0"/>
      <w:marRight w:val="0"/>
      <w:marTop w:val="0"/>
      <w:marBottom w:val="0"/>
      <w:divBdr>
        <w:top w:val="none" w:sz="0" w:space="0" w:color="auto"/>
        <w:left w:val="none" w:sz="0" w:space="0" w:color="auto"/>
        <w:bottom w:val="none" w:sz="0" w:space="0" w:color="auto"/>
        <w:right w:val="none" w:sz="0" w:space="0" w:color="auto"/>
      </w:divBdr>
    </w:div>
    <w:div w:id="452749795">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56677534">
      <w:bodyDiv w:val="1"/>
      <w:marLeft w:val="0"/>
      <w:marRight w:val="0"/>
      <w:marTop w:val="0"/>
      <w:marBottom w:val="0"/>
      <w:divBdr>
        <w:top w:val="none" w:sz="0" w:space="0" w:color="auto"/>
        <w:left w:val="none" w:sz="0" w:space="0" w:color="auto"/>
        <w:bottom w:val="none" w:sz="0" w:space="0" w:color="auto"/>
        <w:right w:val="none" w:sz="0" w:space="0" w:color="auto"/>
      </w:divBdr>
    </w:div>
    <w:div w:id="458032478">
      <w:bodyDiv w:val="1"/>
      <w:marLeft w:val="0"/>
      <w:marRight w:val="0"/>
      <w:marTop w:val="0"/>
      <w:marBottom w:val="0"/>
      <w:divBdr>
        <w:top w:val="none" w:sz="0" w:space="0" w:color="auto"/>
        <w:left w:val="none" w:sz="0" w:space="0" w:color="auto"/>
        <w:bottom w:val="none" w:sz="0" w:space="0" w:color="auto"/>
        <w:right w:val="none" w:sz="0" w:space="0" w:color="auto"/>
      </w:divBdr>
    </w:div>
    <w:div w:id="460154188">
      <w:bodyDiv w:val="1"/>
      <w:marLeft w:val="0"/>
      <w:marRight w:val="0"/>
      <w:marTop w:val="0"/>
      <w:marBottom w:val="0"/>
      <w:divBdr>
        <w:top w:val="none" w:sz="0" w:space="0" w:color="auto"/>
        <w:left w:val="none" w:sz="0" w:space="0" w:color="auto"/>
        <w:bottom w:val="none" w:sz="0" w:space="0" w:color="auto"/>
        <w:right w:val="none" w:sz="0" w:space="0" w:color="auto"/>
      </w:divBdr>
    </w:div>
    <w:div w:id="460464943">
      <w:bodyDiv w:val="1"/>
      <w:marLeft w:val="0"/>
      <w:marRight w:val="0"/>
      <w:marTop w:val="0"/>
      <w:marBottom w:val="0"/>
      <w:divBdr>
        <w:top w:val="none" w:sz="0" w:space="0" w:color="auto"/>
        <w:left w:val="none" w:sz="0" w:space="0" w:color="auto"/>
        <w:bottom w:val="none" w:sz="0" w:space="0" w:color="auto"/>
        <w:right w:val="none" w:sz="0" w:space="0" w:color="auto"/>
      </w:divBdr>
    </w:div>
    <w:div w:id="462309887">
      <w:bodyDiv w:val="1"/>
      <w:marLeft w:val="0"/>
      <w:marRight w:val="0"/>
      <w:marTop w:val="0"/>
      <w:marBottom w:val="0"/>
      <w:divBdr>
        <w:top w:val="none" w:sz="0" w:space="0" w:color="auto"/>
        <w:left w:val="none" w:sz="0" w:space="0" w:color="auto"/>
        <w:bottom w:val="none" w:sz="0" w:space="0" w:color="auto"/>
        <w:right w:val="none" w:sz="0" w:space="0" w:color="auto"/>
      </w:divBdr>
    </w:div>
    <w:div w:id="463278584">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356210">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474571965">
      <w:bodyDiv w:val="1"/>
      <w:marLeft w:val="0"/>
      <w:marRight w:val="0"/>
      <w:marTop w:val="0"/>
      <w:marBottom w:val="0"/>
      <w:divBdr>
        <w:top w:val="none" w:sz="0" w:space="0" w:color="auto"/>
        <w:left w:val="none" w:sz="0" w:space="0" w:color="auto"/>
        <w:bottom w:val="none" w:sz="0" w:space="0" w:color="auto"/>
        <w:right w:val="none" w:sz="0" w:space="0" w:color="auto"/>
      </w:divBdr>
    </w:div>
    <w:div w:id="475493380">
      <w:bodyDiv w:val="1"/>
      <w:marLeft w:val="0"/>
      <w:marRight w:val="0"/>
      <w:marTop w:val="0"/>
      <w:marBottom w:val="0"/>
      <w:divBdr>
        <w:top w:val="none" w:sz="0" w:space="0" w:color="auto"/>
        <w:left w:val="none" w:sz="0" w:space="0" w:color="auto"/>
        <w:bottom w:val="none" w:sz="0" w:space="0" w:color="auto"/>
        <w:right w:val="none" w:sz="0" w:space="0" w:color="auto"/>
      </w:divBdr>
    </w:div>
    <w:div w:id="481821721">
      <w:bodyDiv w:val="1"/>
      <w:marLeft w:val="0"/>
      <w:marRight w:val="0"/>
      <w:marTop w:val="0"/>
      <w:marBottom w:val="0"/>
      <w:divBdr>
        <w:top w:val="none" w:sz="0" w:space="0" w:color="auto"/>
        <w:left w:val="none" w:sz="0" w:space="0" w:color="auto"/>
        <w:bottom w:val="none" w:sz="0" w:space="0" w:color="auto"/>
        <w:right w:val="none" w:sz="0" w:space="0" w:color="auto"/>
      </w:divBdr>
    </w:div>
    <w:div w:id="482086525">
      <w:bodyDiv w:val="1"/>
      <w:marLeft w:val="0"/>
      <w:marRight w:val="0"/>
      <w:marTop w:val="0"/>
      <w:marBottom w:val="0"/>
      <w:divBdr>
        <w:top w:val="none" w:sz="0" w:space="0" w:color="auto"/>
        <w:left w:val="none" w:sz="0" w:space="0" w:color="auto"/>
        <w:bottom w:val="none" w:sz="0" w:space="0" w:color="auto"/>
        <w:right w:val="none" w:sz="0" w:space="0" w:color="auto"/>
      </w:divBdr>
    </w:div>
    <w:div w:id="483014992">
      <w:bodyDiv w:val="1"/>
      <w:marLeft w:val="0"/>
      <w:marRight w:val="0"/>
      <w:marTop w:val="0"/>
      <w:marBottom w:val="0"/>
      <w:divBdr>
        <w:top w:val="none" w:sz="0" w:space="0" w:color="auto"/>
        <w:left w:val="none" w:sz="0" w:space="0" w:color="auto"/>
        <w:bottom w:val="none" w:sz="0" w:space="0" w:color="auto"/>
        <w:right w:val="none" w:sz="0" w:space="0" w:color="auto"/>
      </w:divBdr>
    </w:div>
    <w:div w:id="485169233">
      <w:bodyDiv w:val="1"/>
      <w:marLeft w:val="0"/>
      <w:marRight w:val="0"/>
      <w:marTop w:val="0"/>
      <w:marBottom w:val="0"/>
      <w:divBdr>
        <w:top w:val="none" w:sz="0" w:space="0" w:color="auto"/>
        <w:left w:val="none" w:sz="0" w:space="0" w:color="auto"/>
        <w:bottom w:val="none" w:sz="0" w:space="0" w:color="auto"/>
        <w:right w:val="none" w:sz="0" w:space="0" w:color="auto"/>
      </w:divBdr>
    </w:div>
    <w:div w:id="488446055">
      <w:bodyDiv w:val="1"/>
      <w:marLeft w:val="0"/>
      <w:marRight w:val="0"/>
      <w:marTop w:val="0"/>
      <w:marBottom w:val="0"/>
      <w:divBdr>
        <w:top w:val="none" w:sz="0" w:space="0" w:color="auto"/>
        <w:left w:val="none" w:sz="0" w:space="0" w:color="auto"/>
        <w:bottom w:val="none" w:sz="0" w:space="0" w:color="auto"/>
        <w:right w:val="none" w:sz="0" w:space="0" w:color="auto"/>
      </w:divBdr>
    </w:div>
    <w:div w:id="489371942">
      <w:bodyDiv w:val="1"/>
      <w:marLeft w:val="0"/>
      <w:marRight w:val="0"/>
      <w:marTop w:val="0"/>
      <w:marBottom w:val="0"/>
      <w:divBdr>
        <w:top w:val="none" w:sz="0" w:space="0" w:color="auto"/>
        <w:left w:val="none" w:sz="0" w:space="0" w:color="auto"/>
        <w:bottom w:val="none" w:sz="0" w:space="0" w:color="auto"/>
        <w:right w:val="none" w:sz="0" w:space="0" w:color="auto"/>
      </w:divBdr>
    </w:div>
    <w:div w:id="491602077">
      <w:bodyDiv w:val="1"/>
      <w:marLeft w:val="0"/>
      <w:marRight w:val="0"/>
      <w:marTop w:val="0"/>
      <w:marBottom w:val="0"/>
      <w:divBdr>
        <w:top w:val="none" w:sz="0" w:space="0" w:color="auto"/>
        <w:left w:val="none" w:sz="0" w:space="0" w:color="auto"/>
        <w:bottom w:val="none" w:sz="0" w:space="0" w:color="auto"/>
        <w:right w:val="none" w:sz="0" w:space="0" w:color="auto"/>
      </w:divBdr>
    </w:div>
    <w:div w:id="497313023">
      <w:bodyDiv w:val="1"/>
      <w:marLeft w:val="0"/>
      <w:marRight w:val="0"/>
      <w:marTop w:val="0"/>
      <w:marBottom w:val="0"/>
      <w:divBdr>
        <w:top w:val="none" w:sz="0" w:space="0" w:color="auto"/>
        <w:left w:val="none" w:sz="0" w:space="0" w:color="auto"/>
        <w:bottom w:val="none" w:sz="0" w:space="0" w:color="auto"/>
        <w:right w:val="none" w:sz="0" w:space="0" w:color="auto"/>
      </w:divBdr>
    </w:div>
    <w:div w:id="499351203">
      <w:bodyDiv w:val="1"/>
      <w:marLeft w:val="0"/>
      <w:marRight w:val="0"/>
      <w:marTop w:val="0"/>
      <w:marBottom w:val="0"/>
      <w:divBdr>
        <w:top w:val="none" w:sz="0" w:space="0" w:color="auto"/>
        <w:left w:val="none" w:sz="0" w:space="0" w:color="auto"/>
        <w:bottom w:val="none" w:sz="0" w:space="0" w:color="auto"/>
        <w:right w:val="none" w:sz="0" w:space="0" w:color="auto"/>
      </w:divBdr>
    </w:div>
    <w:div w:id="500507626">
      <w:bodyDiv w:val="1"/>
      <w:marLeft w:val="0"/>
      <w:marRight w:val="0"/>
      <w:marTop w:val="0"/>
      <w:marBottom w:val="0"/>
      <w:divBdr>
        <w:top w:val="none" w:sz="0" w:space="0" w:color="auto"/>
        <w:left w:val="none" w:sz="0" w:space="0" w:color="auto"/>
        <w:bottom w:val="none" w:sz="0" w:space="0" w:color="auto"/>
        <w:right w:val="none" w:sz="0" w:space="0" w:color="auto"/>
      </w:divBdr>
    </w:div>
    <w:div w:id="501042137">
      <w:bodyDiv w:val="1"/>
      <w:marLeft w:val="0"/>
      <w:marRight w:val="0"/>
      <w:marTop w:val="0"/>
      <w:marBottom w:val="0"/>
      <w:divBdr>
        <w:top w:val="none" w:sz="0" w:space="0" w:color="auto"/>
        <w:left w:val="none" w:sz="0" w:space="0" w:color="auto"/>
        <w:bottom w:val="none" w:sz="0" w:space="0" w:color="auto"/>
        <w:right w:val="none" w:sz="0" w:space="0" w:color="auto"/>
      </w:divBdr>
    </w:div>
    <w:div w:id="502360846">
      <w:bodyDiv w:val="1"/>
      <w:marLeft w:val="0"/>
      <w:marRight w:val="0"/>
      <w:marTop w:val="0"/>
      <w:marBottom w:val="0"/>
      <w:divBdr>
        <w:top w:val="none" w:sz="0" w:space="0" w:color="auto"/>
        <w:left w:val="none" w:sz="0" w:space="0" w:color="auto"/>
        <w:bottom w:val="none" w:sz="0" w:space="0" w:color="auto"/>
        <w:right w:val="none" w:sz="0" w:space="0" w:color="auto"/>
      </w:divBdr>
    </w:div>
    <w:div w:id="504904057">
      <w:bodyDiv w:val="1"/>
      <w:marLeft w:val="0"/>
      <w:marRight w:val="0"/>
      <w:marTop w:val="0"/>
      <w:marBottom w:val="0"/>
      <w:divBdr>
        <w:top w:val="none" w:sz="0" w:space="0" w:color="auto"/>
        <w:left w:val="none" w:sz="0" w:space="0" w:color="auto"/>
        <w:bottom w:val="none" w:sz="0" w:space="0" w:color="auto"/>
        <w:right w:val="none" w:sz="0" w:space="0" w:color="auto"/>
      </w:divBdr>
    </w:div>
    <w:div w:id="506480786">
      <w:bodyDiv w:val="1"/>
      <w:marLeft w:val="0"/>
      <w:marRight w:val="0"/>
      <w:marTop w:val="0"/>
      <w:marBottom w:val="0"/>
      <w:divBdr>
        <w:top w:val="none" w:sz="0" w:space="0" w:color="auto"/>
        <w:left w:val="none" w:sz="0" w:space="0" w:color="auto"/>
        <w:bottom w:val="none" w:sz="0" w:space="0" w:color="auto"/>
        <w:right w:val="none" w:sz="0" w:space="0" w:color="auto"/>
      </w:divBdr>
    </w:div>
    <w:div w:id="506792673">
      <w:bodyDiv w:val="1"/>
      <w:marLeft w:val="0"/>
      <w:marRight w:val="0"/>
      <w:marTop w:val="0"/>
      <w:marBottom w:val="0"/>
      <w:divBdr>
        <w:top w:val="none" w:sz="0" w:space="0" w:color="auto"/>
        <w:left w:val="none" w:sz="0" w:space="0" w:color="auto"/>
        <w:bottom w:val="none" w:sz="0" w:space="0" w:color="auto"/>
        <w:right w:val="none" w:sz="0" w:space="0" w:color="auto"/>
      </w:divBdr>
    </w:div>
    <w:div w:id="507138589">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2577570">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19858611">
      <w:bodyDiv w:val="1"/>
      <w:marLeft w:val="0"/>
      <w:marRight w:val="0"/>
      <w:marTop w:val="0"/>
      <w:marBottom w:val="0"/>
      <w:divBdr>
        <w:top w:val="none" w:sz="0" w:space="0" w:color="auto"/>
        <w:left w:val="none" w:sz="0" w:space="0" w:color="auto"/>
        <w:bottom w:val="none" w:sz="0" w:space="0" w:color="auto"/>
        <w:right w:val="none" w:sz="0" w:space="0" w:color="auto"/>
      </w:divBdr>
    </w:div>
    <w:div w:id="521362766">
      <w:bodyDiv w:val="1"/>
      <w:marLeft w:val="0"/>
      <w:marRight w:val="0"/>
      <w:marTop w:val="0"/>
      <w:marBottom w:val="0"/>
      <w:divBdr>
        <w:top w:val="none" w:sz="0" w:space="0" w:color="auto"/>
        <w:left w:val="none" w:sz="0" w:space="0" w:color="auto"/>
        <w:bottom w:val="none" w:sz="0" w:space="0" w:color="auto"/>
        <w:right w:val="none" w:sz="0" w:space="0" w:color="auto"/>
      </w:divBdr>
    </w:div>
    <w:div w:id="526724592">
      <w:bodyDiv w:val="1"/>
      <w:marLeft w:val="0"/>
      <w:marRight w:val="0"/>
      <w:marTop w:val="0"/>
      <w:marBottom w:val="0"/>
      <w:divBdr>
        <w:top w:val="none" w:sz="0" w:space="0" w:color="auto"/>
        <w:left w:val="none" w:sz="0" w:space="0" w:color="auto"/>
        <w:bottom w:val="none" w:sz="0" w:space="0" w:color="auto"/>
        <w:right w:val="none" w:sz="0" w:space="0" w:color="auto"/>
      </w:divBdr>
    </w:div>
    <w:div w:id="533469690">
      <w:bodyDiv w:val="1"/>
      <w:marLeft w:val="0"/>
      <w:marRight w:val="0"/>
      <w:marTop w:val="0"/>
      <w:marBottom w:val="0"/>
      <w:divBdr>
        <w:top w:val="none" w:sz="0" w:space="0" w:color="auto"/>
        <w:left w:val="none" w:sz="0" w:space="0" w:color="auto"/>
        <w:bottom w:val="none" w:sz="0" w:space="0" w:color="auto"/>
        <w:right w:val="none" w:sz="0" w:space="0" w:color="auto"/>
      </w:divBdr>
    </w:div>
    <w:div w:id="534315129">
      <w:bodyDiv w:val="1"/>
      <w:marLeft w:val="0"/>
      <w:marRight w:val="0"/>
      <w:marTop w:val="0"/>
      <w:marBottom w:val="0"/>
      <w:divBdr>
        <w:top w:val="none" w:sz="0" w:space="0" w:color="auto"/>
        <w:left w:val="none" w:sz="0" w:space="0" w:color="auto"/>
        <w:bottom w:val="none" w:sz="0" w:space="0" w:color="auto"/>
        <w:right w:val="none" w:sz="0" w:space="0" w:color="auto"/>
      </w:divBdr>
    </w:div>
    <w:div w:id="536162891">
      <w:bodyDiv w:val="1"/>
      <w:marLeft w:val="0"/>
      <w:marRight w:val="0"/>
      <w:marTop w:val="0"/>
      <w:marBottom w:val="0"/>
      <w:divBdr>
        <w:top w:val="none" w:sz="0" w:space="0" w:color="auto"/>
        <w:left w:val="none" w:sz="0" w:space="0" w:color="auto"/>
        <w:bottom w:val="none" w:sz="0" w:space="0" w:color="auto"/>
        <w:right w:val="none" w:sz="0" w:space="0" w:color="auto"/>
      </w:divBdr>
    </w:div>
    <w:div w:id="540288221">
      <w:bodyDiv w:val="1"/>
      <w:marLeft w:val="0"/>
      <w:marRight w:val="0"/>
      <w:marTop w:val="0"/>
      <w:marBottom w:val="0"/>
      <w:divBdr>
        <w:top w:val="none" w:sz="0" w:space="0" w:color="auto"/>
        <w:left w:val="none" w:sz="0" w:space="0" w:color="auto"/>
        <w:bottom w:val="none" w:sz="0" w:space="0" w:color="auto"/>
        <w:right w:val="none" w:sz="0" w:space="0" w:color="auto"/>
      </w:divBdr>
    </w:div>
    <w:div w:id="544870276">
      <w:bodyDiv w:val="1"/>
      <w:marLeft w:val="0"/>
      <w:marRight w:val="0"/>
      <w:marTop w:val="0"/>
      <w:marBottom w:val="0"/>
      <w:divBdr>
        <w:top w:val="none" w:sz="0" w:space="0" w:color="auto"/>
        <w:left w:val="none" w:sz="0" w:space="0" w:color="auto"/>
        <w:bottom w:val="none" w:sz="0" w:space="0" w:color="auto"/>
        <w:right w:val="none" w:sz="0" w:space="0" w:color="auto"/>
      </w:divBdr>
    </w:div>
    <w:div w:id="545682227">
      <w:bodyDiv w:val="1"/>
      <w:marLeft w:val="0"/>
      <w:marRight w:val="0"/>
      <w:marTop w:val="0"/>
      <w:marBottom w:val="0"/>
      <w:divBdr>
        <w:top w:val="none" w:sz="0" w:space="0" w:color="auto"/>
        <w:left w:val="none" w:sz="0" w:space="0" w:color="auto"/>
        <w:bottom w:val="none" w:sz="0" w:space="0" w:color="auto"/>
        <w:right w:val="none" w:sz="0" w:space="0" w:color="auto"/>
      </w:divBdr>
    </w:div>
    <w:div w:id="546573524">
      <w:bodyDiv w:val="1"/>
      <w:marLeft w:val="0"/>
      <w:marRight w:val="0"/>
      <w:marTop w:val="0"/>
      <w:marBottom w:val="0"/>
      <w:divBdr>
        <w:top w:val="none" w:sz="0" w:space="0" w:color="auto"/>
        <w:left w:val="none" w:sz="0" w:space="0" w:color="auto"/>
        <w:bottom w:val="none" w:sz="0" w:space="0" w:color="auto"/>
        <w:right w:val="none" w:sz="0" w:space="0" w:color="auto"/>
      </w:divBdr>
    </w:div>
    <w:div w:id="553854464">
      <w:bodyDiv w:val="1"/>
      <w:marLeft w:val="0"/>
      <w:marRight w:val="0"/>
      <w:marTop w:val="0"/>
      <w:marBottom w:val="0"/>
      <w:divBdr>
        <w:top w:val="none" w:sz="0" w:space="0" w:color="auto"/>
        <w:left w:val="none" w:sz="0" w:space="0" w:color="auto"/>
        <w:bottom w:val="none" w:sz="0" w:space="0" w:color="auto"/>
        <w:right w:val="none" w:sz="0" w:space="0" w:color="auto"/>
      </w:divBdr>
    </w:div>
    <w:div w:id="559054573">
      <w:bodyDiv w:val="1"/>
      <w:marLeft w:val="0"/>
      <w:marRight w:val="0"/>
      <w:marTop w:val="0"/>
      <w:marBottom w:val="0"/>
      <w:divBdr>
        <w:top w:val="none" w:sz="0" w:space="0" w:color="auto"/>
        <w:left w:val="none" w:sz="0" w:space="0" w:color="auto"/>
        <w:bottom w:val="none" w:sz="0" w:space="0" w:color="auto"/>
        <w:right w:val="none" w:sz="0" w:space="0" w:color="auto"/>
      </w:divBdr>
    </w:div>
    <w:div w:id="562059198">
      <w:bodyDiv w:val="1"/>
      <w:marLeft w:val="0"/>
      <w:marRight w:val="0"/>
      <w:marTop w:val="0"/>
      <w:marBottom w:val="0"/>
      <w:divBdr>
        <w:top w:val="none" w:sz="0" w:space="0" w:color="auto"/>
        <w:left w:val="none" w:sz="0" w:space="0" w:color="auto"/>
        <w:bottom w:val="none" w:sz="0" w:space="0" w:color="auto"/>
        <w:right w:val="none" w:sz="0" w:space="0" w:color="auto"/>
      </w:divBdr>
    </w:div>
    <w:div w:id="562449715">
      <w:bodyDiv w:val="1"/>
      <w:marLeft w:val="0"/>
      <w:marRight w:val="0"/>
      <w:marTop w:val="0"/>
      <w:marBottom w:val="0"/>
      <w:divBdr>
        <w:top w:val="none" w:sz="0" w:space="0" w:color="auto"/>
        <w:left w:val="none" w:sz="0" w:space="0" w:color="auto"/>
        <w:bottom w:val="none" w:sz="0" w:space="0" w:color="auto"/>
        <w:right w:val="none" w:sz="0" w:space="0" w:color="auto"/>
      </w:divBdr>
    </w:div>
    <w:div w:id="562641342">
      <w:bodyDiv w:val="1"/>
      <w:marLeft w:val="0"/>
      <w:marRight w:val="0"/>
      <w:marTop w:val="0"/>
      <w:marBottom w:val="0"/>
      <w:divBdr>
        <w:top w:val="none" w:sz="0" w:space="0" w:color="auto"/>
        <w:left w:val="none" w:sz="0" w:space="0" w:color="auto"/>
        <w:bottom w:val="none" w:sz="0" w:space="0" w:color="auto"/>
        <w:right w:val="none" w:sz="0" w:space="0" w:color="auto"/>
      </w:divBdr>
    </w:div>
    <w:div w:id="564679280">
      <w:bodyDiv w:val="1"/>
      <w:marLeft w:val="0"/>
      <w:marRight w:val="0"/>
      <w:marTop w:val="0"/>
      <w:marBottom w:val="0"/>
      <w:divBdr>
        <w:top w:val="none" w:sz="0" w:space="0" w:color="auto"/>
        <w:left w:val="none" w:sz="0" w:space="0" w:color="auto"/>
        <w:bottom w:val="none" w:sz="0" w:space="0" w:color="auto"/>
        <w:right w:val="none" w:sz="0" w:space="0" w:color="auto"/>
      </w:divBdr>
    </w:div>
    <w:div w:id="566453744">
      <w:bodyDiv w:val="1"/>
      <w:marLeft w:val="0"/>
      <w:marRight w:val="0"/>
      <w:marTop w:val="0"/>
      <w:marBottom w:val="0"/>
      <w:divBdr>
        <w:top w:val="none" w:sz="0" w:space="0" w:color="auto"/>
        <w:left w:val="none" w:sz="0" w:space="0" w:color="auto"/>
        <w:bottom w:val="none" w:sz="0" w:space="0" w:color="auto"/>
        <w:right w:val="none" w:sz="0" w:space="0" w:color="auto"/>
      </w:divBdr>
    </w:div>
    <w:div w:id="570652437">
      <w:bodyDiv w:val="1"/>
      <w:marLeft w:val="0"/>
      <w:marRight w:val="0"/>
      <w:marTop w:val="0"/>
      <w:marBottom w:val="0"/>
      <w:divBdr>
        <w:top w:val="none" w:sz="0" w:space="0" w:color="auto"/>
        <w:left w:val="none" w:sz="0" w:space="0" w:color="auto"/>
        <w:bottom w:val="none" w:sz="0" w:space="0" w:color="auto"/>
        <w:right w:val="none" w:sz="0" w:space="0" w:color="auto"/>
      </w:divBdr>
    </w:div>
    <w:div w:id="571742942">
      <w:bodyDiv w:val="1"/>
      <w:marLeft w:val="0"/>
      <w:marRight w:val="0"/>
      <w:marTop w:val="0"/>
      <w:marBottom w:val="0"/>
      <w:divBdr>
        <w:top w:val="none" w:sz="0" w:space="0" w:color="auto"/>
        <w:left w:val="none" w:sz="0" w:space="0" w:color="auto"/>
        <w:bottom w:val="none" w:sz="0" w:space="0" w:color="auto"/>
        <w:right w:val="none" w:sz="0" w:space="0" w:color="auto"/>
      </w:divBdr>
    </w:div>
    <w:div w:id="572280303">
      <w:bodyDiv w:val="1"/>
      <w:marLeft w:val="0"/>
      <w:marRight w:val="0"/>
      <w:marTop w:val="0"/>
      <w:marBottom w:val="0"/>
      <w:divBdr>
        <w:top w:val="none" w:sz="0" w:space="0" w:color="auto"/>
        <w:left w:val="none" w:sz="0" w:space="0" w:color="auto"/>
        <w:bottom w:val="none" w:sz="0" w:space="0" w:color="auto"/>
        <w:right w:val="none" w:sz="0" w:space="0" w:color="auto"/>
      </w:divBdr>
    </w:div>
    <w:div w:id="574555454">
      <w:bodyDiv w:val="1"/>
      <w:marLeft w:val="0"/>
      <w:marRight w:val="0"/>
      <w:marTop w:val="0"/>
      <w:marBottom w:val="0"/>
      <w:divBdr>
        <w:top w:val="none" w:sz="0" w:space="0" w:color="auto"/>
        <w:left w:val="none" w:sz="0" w:space="0" w:color="auto"/>
        <w:bottom w:val="none" w:sz="0" w:space="0" w:color="auto"/>
        <w:right w:val="none" w:sz="0" w:space="0" w:color="auto"/>
      </w:divBdr>
    </w:div>
    <w:div w:id="5760190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1836513">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86890570">
      <w:bodyDiv w:val="1"/>
      <w:marLeft w:val="0"/>
      <w:marRight w:val="0"/>
      <w:marTop w:val="0"/>
      <w:marBottom w:val="0"/>
      <w:divBdr>
        <w:top w:val="none" w:sz="0" w:space="0" w:color="auto"/>
        <w:left w:val="none" w:sz="0" w:space="0" w:color="auto"/>
        <w:bottom w:val="none" w:sz="0" w:space="0" w:color="auto"/>
        <w:right w:val="none" w:sz="0" w:space="0" w:color="auto"/>
      </w:divBdr>
    </w:div>
    <w:div w:id="587467994">
      <w:bodyDiv w:val="1"/>
      <w:marLeft w:val="0"/>
      <w:marRight w:val="0"/>
      <w:marTop w:val="0"/>
      <w:marBottom w:val="0"/>
      <w:divBdr>
        <w:top w:val="none" w:sz="0" w:space="0" w:color="auto"/>
        <w:left w:val="none" w:sz="0" w:space="0" w:color="auto"/>
        <w:bottom w:val="none" w:sz="0" w:space="0" w:color="auto"/>
        <w:right w:val="none" w:sz="0" w:space="0" w:color="auto"/>
      </w:divBdr>
    </w:div>
    <w:div w:id="589895728">
      <w:bodyDiv w:val="1"/>
      <w:marLeft w:val="0"/>
      <w:marRight w:val="0"/>
      <w:marTop w:val="0"/>
      <w:marBottom w:val="0"/>
      <w:divBdr>
        <w:top w:val="none" w:sz="0" w:space="0" w:color="auto"/>
        <w:left w:val="none" w:sz="0" w:space="0" w:color="auto"/>
        <w:bottom w:val="none" w:sz="0" w:space="0" w:color="auto"/>
        <w:right w:val="none" w:sz="0" w:space="0" w:color="auto"/>
      </w:divBdr>
    </w:div>
    <w:div w:id="590048039">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593704330">
      <w:bodyDiv w:val="1"/>
      <w:marLeft w:val="0"/>
      <w:marRight w:val="0"/>
      <w:marTop w:val="0"/>
      <w:marBottom w:val="0"/>
      <w:divBdr>
        <w:top w:val="none" w:sz="0" w:space="0" w:color="auto"/>
        <w:left w:val="none" w:sz="0" w:space="0" w:color="auto"/>
        <w:bottom w:val="none" w:sz="0" w:space="0" w:color="auto"/>
        <w:right w:val="none" w:sz="0" w:space="0" w:color="auto"/>
      </w:divBdr>
    </w:div>
    <w:div w:id="594559437">
      <w:bodyDiv w:val="1"/>
      <w:marLeft w:val="0"/>
      <w:marRight w:val="0"/>
      <w:marTop w:val="0"/>
      <w:marBottom w:val="0"/>
      <w:divBdr>
        <w:top w:val="none" w:sz="0" w:space="0" w:color="auto"/>
        <w:left w:val="none" w:sz="0" w:space="0" w:color="auto"/>
        <w:bottom w:val="none" w:sz="0" w:space="0" w:color="auto"/>
        <w:right w:val="none" w:sz="0" w:space="0" w:color="auto"/>
      </w:divBdr>
    </w:div>
    <w:div w:id="595137080">
      <w:bodyDiv w:val="1"/>
      <w:marLeft w:val="0"/>
      <w:marRight w:val="0"/>
      <w:marTop w:val="0"/>
      <w:marBottom w:val="0"/>
      <w:divBdr>
        <w:top w:val="none" w:sz="0" w:space="0" w:color="auto"/>
        <w:left w:val="none" w:sz="0" w:space="0" w:color="auto"/>
        <w:bottom w:val="none" w:sz="0" w:space="0" w:color="auto"/>
        <w:right w:val="none" w:sz="0" w:space="0" w:color="auto"/>
      </w:divBdr>
    </w:div>
    <w:div w:id="596788441">
      <w:bodyDiv w:val="1"/>
      <w:marLeft w:val="0"/>
      <w:marRight w:val="0"/>
      <w:marTop w:val="0"/>
      <w:marBottom w:val="0"/>
      <w:divBdr>
        <w:top w:val="none" w:sz="0" w:space="0" w:color="auto"/>
        <w:left w:val="none" w:sz="0" w:space="0" w:color="auto"/>
        <w:bottom w:val="none" w:sz="0" w:space="0" w:color="auto"/>
        <w:right w:val="none" w:sz="0" w:space="0" w:color="auto"/>
      </w:divBdr>
    </w:div>
    <w:div w:id="602107950">
      <w:bodyDiv w:val="1"/>
      <w:marLeft w:val="0"/>
      <w:marRight w:val="0"/>
      <w:marTop w:val="0"/>
      <w:marBottom w:val="0"/>
      <w:divBdr>
        <w:top w:val="none" w:sz="0" w:space="0" w:color="auto"/>
        <w:left w:val="none" w:sz="0" w:space="0" w:color="auto"/>
        <w:bottom w:val="none" w:sz="0" w:space="0" w:color="auto"/>
        <w:right w:val="none" w:sz="0" w:space="0" w:color="auto"/>
      </w:divBdr>
    </w:div>
    <w:div w:id="603613148">
      <w:bodyDiv w:val="1"/>
      <w:marLeft w:val="0"/>
      <w:marRight w:val="0"/>
      <w:marTop w:val="0"/>
      <w:marBottom w:val="0"/>
      <w:divBdr>
        <w:top w:val="none" w:sz="0" w:space="0" w:color="auto"/>
        <w:left w:val="none" w:sz="0" w:space="0" w:color="auto"/>
        <w:bottom w:val="none" w:sz="0" w:space="0" w:color="auto"/>
        <w:right w:val="none" w:sz="0" w:space="0" w:color="auto"/>
      </w:divBdr>
    </w:div>
    <w:div w:id="604843774">
      <w:bodyDiv w:val="1"/>
      <w:marLeft w:val="0"/>
      <w:marRight w:val="0"/>
      <w:marTop w:val="0"/>
      <w:marBottom w:val="0"/>
      <w:divBdr>
        <w:top w:val="none" w:sz="0" w:space="0" w:color="auto"/>
        <w:left w:val="none" w:sz="0" w:space="0" w:color="auto"/>
        <w:bottom w:val="none" w:sz="0" w:space="0" w:color="auto"/>
        <w:right w:val="none" w:sz="0" w:space="0" w:color="auto"/>
      </w:divBdr>
    </w:div>
    <w:div w:id="610017683">
      <w:bodyDiv w:val="1"/>
      <w:marLeft w:val="0"/>
      <w:marRight w:val="0"/>
      <w:marTop w:val="0"/>
      <w:marBottom w:val="0"/>
      <w:divBdr>
        <w:top w:val="none" w:sz="0" w:space="0" w:color="auto"/>
        <w:left w:val="none" w:sz="0" w:space="0" w:color="auto"/>
        <w:bottom w:val="none" w:sz="0" w:space="0" w:color="auto"/>
        <w:right w:val="none" w:sz="0" w:space="0" w:color="auto"/>
      </w:divBdr>
    </w:div>
    <w:div w:id="612588843">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22199348">
      <w:bodyDiv w:val="1"/>
      <w:marLeft w:val="0"/>
      <w:marRight w:val="0"/>
      <w:marTop w:val="0"/>
      <w:marBottom w:val="0"/>
      <w:divBdr>
        <w:top w:val="none" w:sz="0" w:space="0" w:color="auto"/>
        <w:left w:val="none" w:sz="0" w:space="0" w:color="auto"/>
        <w:bottom w:val="none" w:sz="0" w:space="0" w:color="auto"/>
        <w:right w:val="none" w:sz="0" w:space="0" w:color="auto"/>
      </w:divBdr>
    </w:div>
    <w:div w:id="628895998">
      <w:bodyDiv w:val="1"/>
      <w:marLeft w:val="0"/>
      <w:marRight w:val="0"/>
      <w:marTop w:val="0"/>
      <w:marBottom w:val="0"/>
      <w:divBdr>
        <w:top w:val="none" w:sz="0" w:space="0" w:color="auto"/>
        <w:left w:val="none" w:sz="0" w:space="0" w:color="auto"/>
        <w:bottom w:val="none" w:sz="0" w:space="0" w:color="auto"/>
        <w:right w:val="none" w:sz="0" w:space="0" w:color="auto"/>
      </w:divBdr>
    </w:div>
    <w:div w:id="630091651">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32292552">
      <w:bodyDiv w:val="1"/>
      <w:marLeft w:val="0"/>
      <w:marRight w:val="0"/>
      <w:marTop w:val="0"/>
      <w:marBottom w:val="0"/>
      <w:divBdr>
        <w:top w:val="none" w:sz="0" w:space="0" w:color="auto"/>
        <w:left w:val="none" w:sz="0" w:space="0" w:color="auto"/>
        <w:bottom w:val="none" w:sz="0" w:space="0" w:color="auto"/>
        <w:right w:val="none" w:sz="0" w:space="0" w:color="auto"/>
      </w:divBdr>
    </w:div>
    <w:div w:id="637035584">
      <w:bodyDiv w:val="1"/>
      <w:marLeft w:val="0"/>
      <w:marRight w:val="0"/>
      <w:marTop w:val="0"/>
      <w:marBottom w:val="0"/>
      <w:divBdr>
        <w:top w:val="none" w:sz="0" w:space="0" w:color="auto"/>
        <w:left w:val="none" w:sz="0" w:space="0" w:color="auto"/>
        <w:bottom w:val="none" w:sz="0" w:space="0" w:color="auto"/>
        <w:right w:val="none" w:sz="0" w:space="0" w:color="auto"/>
      </w:divBdr>
    </w:div>
    <w:div w:id="637414976">
      <w:bodyDiv w:val="1"/>
      <w:marLeft w:val="0"/>
      <w:marRight w:val="0"/>
      <w:marTop w:val="0"/>
      <w:marBottom w:val="0"/>
      <w:divBdr>
        <w:top w:val="none" w:sz="0" w:space="0" w:color="auto"/>
        <w:left w:val="none" w:sz="0" w:space="0" w:color="auto"/>
        <w:bottom w:val="none" w:sz="0" w:space="0" w:color="auto"/>
        <w:right w:val="none" w:sz="0" w:space="0" w:color="auto"/>
      </w:divBdr>
    </w:div>
    <w:div w:id="639194353">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47782665">
      <w:bodyDiv w:val="1"/>
      <w:marLeft w:val="0"/>
      <w:marRight w:val="0"/>
      <w:marTop w:val="0"/>
      <w:marBottom w:val="0"/>
      <w:divBdr>
        <w:top w:val="none" w:sz="0" w:space="0" w:color="auto"/>
        <w:left w:val="none" w:sz="0" w:space="0" w:color="auto"/>
        <w:bottom w:val="none" w:sz="0" w:space="0" w:color="auto"/>
        <w:right w:val="none" w:sz="0" w:space="0" w:color="auto"/>
      </w:divBdr>
    </w:div>
    <w:div w:id="650064297">
      <w:bodyDiv w:val="1"/>
      <w:marLeft w:val="0"/>
      <w:marRight w:val="0"/>
      <w:marTop w:val="0"/>
      <w:marBottom w:val="0"/>
      <w:divBdr>
        <w:top w:val="none" w:sz="0" w:space="0" w:color="auto"/>
        <w:left w:val="none" w:sz="0" w:space="0" w:color="auto"/>
        <w:bottom w:val="none" w:sz="0" w:space="0" w:color="auto"/>
        <w:right w:val="none" w:sz="0" w:space="0" w:color="auto"/>
      </w:divBdr>
    </w:div>
    <w:div w:id="653801866">
      <w:bodyDiv w:val="1"/>
      <w:marLeft w:val="0"/>
      <w:marRight w:val="0"/>
      <w:marTop w:val="0"/>
      <w:marBottom w:val="0"/>
      <w:divBdr>
        <w:top w:val="none" w:sz="0" w:space="0" w:color="auto"/>
        <w:left w:val="none" w:sz="0" w:space="0" w:color="auto"/>
        <w:bottom w:val="none" w:sz="0" w:space="0" w:color="auto"/>
        <w:right w:val="none" w:sz="0" w:space="0" w:color="auto"/>
      </w:divBdr>
    </w:div>
    <w:div w:id="654263260">
      <w:bodyDiv w:val="1"/>
      <w:marLeft w:val="0"/>
      <w:marRight w:val="0"/>
      <w:marTop w:val="0"/>
      <w:marBottom w:val="0"/>
      <w:divBdr>
        <w:top w:val="none" w:sz="0" w:space="0" w:color="auto"/>
        <w:left w:val="none" w:sz="0" w:space="0" w:color="auto"/>
        <w:bottom w:val="none" w:sz="0" w:space="0" w:color="auto"/>
        <w:right w:val="none" w:sz="0" w:space="0" w:color="auto"/>
      </w:divBdr>
    </w:div>
    <w:div w:id="660162682">
      <w:bodyDiv w:val="1"/>
      <w:marLeft w:val="0"/>
      <w:marRight w:val="0"/>
      <w:marTop w:val="0"/>
      <w:marBottom w:val="0"/>
      <w:divBdr>
        <w:top w:val="none" w:sz="0" w:space="0" w:color="auto"/>
        <w:left w:val="none" w:sz="0" w:space="0" w:color="auto"/>
        <w:bottom w:val="none" w:sz="0" w:space="0" w:color="auto"/>
        <w:right w:val="none" w:sz="0" w:space="0" w:color="auto"/>
      </w:divBdr>
    </w:div>
    <w:div w:id="661006233">
      <w:bodyDiv w:val="1"/>
      <w:marLeft w:val="0"/>
      <w:marRight w:val="0"/>
      <w:marTop w:val="0"/>
      <w:marBottom w:val="0"/>
      <w:divBdr>
        <w:top w:val="none" w:sz="0" w:space="0" w:color="auto"/>
        <w:left w:val="none" w:sz="0" w:space="0" w:color="auto"/>
        <w:bottom w:val="none" w:sz="0" w:space="0" w:color="auto"/>
        <w:right w:val="none" w:sz="0" w:space="0" w:color="auto"/>
      </w:divBdr>
    </w:div>
    <w:div w:id="661589717">
      <w:bodyDiv w:val="1"/>
      <w:marLeft w:val="0"/>
      <w:marRight w:val="0"/>
      <w:marTop w:val="0"/>
      <w:marBottom w:val="0"/>
      <w:divBdr>
        <w:top w:val="none" w:sz="0" w:space="0" w:color="auto"/>
        <w:left w:val="none" w:sz="0" w:space="0" w:color="auto"/>
        <w:bottom w:val="none" w:sz="0" w:space="0" w:color="auto"/>
        <w:right w:val="none" w:sz="0" w:space="0" w:color="auto"/>
      </w:divBdr>
    </w:div>
    <w:div w:id="662977662">
      <w:bodyDiv w:val="1"/>
      <w:marLeft w:val="0"/>
      <w:marRight w:val="0"/>
      <w:marTop w:val="0"/>
      <w:marBottom w:val="0"/>
      <w:divBdr>
        <w:top w:val="none" w:sz="0" w:space="0" w:color="auto"/>
        <w:left w:val="none" w:sz="0" w:space="0" w:color="auto"/>
        <w:bottom w:val="none" w:sz="0" w:space="0" w:color="auto"/>
        <w:right w:val="none" w:sz="0" w:space="0" w:color="auto"/>
      </w:divBdr>
    </w:div>
    <w:div w:id="664625769">
      <w:bodyDiv w:val="1"/>
      <w:marLeft w:val="0"/>
      <w:marRight w:val="0"/>
      <w:marTop w:val="0"/>
      <w:marBottom w:val="0"/>
      <w:divBdr>
        <w:top w:val="none" w:sz="0" w:space="0" w:color="auto"/>
        <w:left w:val="none" w:sz="0" w:space="0" w:color="auto"/>
        <w:bottom w:val="none" w:sz="0" w:space="0" w:color="auto"/>
        <w:right w:val="none" w:sz="0" w:space="0" w:color="auto"/>
      </w:divBdr>
    </w:div>
    <w:div w:id="665717380">
      <w:bodyDiv w:val="1"/>
      <w:marLeft w:val="0"/>
      <w:marRight w:val="0"/>
      <w:marTop w:val="0"/>
      <w:marBottom w:val="0"/>
      <w:divBdr>
        <w:top w:val="none" w:sz="0" w:space="0" w:color="auto"/>
        <w:left w:val="none" w:sz="0" w:space="0" w:color="auto"/>
        <w:bottom w:val="none" w:sz="0" w:space="0" w:color="auto"/>
        <w:right w:val="none" w:sz="0" w:space="0" w:color="auto"/>
      </w:divBdr>
    </w:div>
    <w:div w:id="670329326">
      <w:bodyDiv w:val="1"/>
      <w:marLeft w:val="0"/>
      <w:marRight w:val="0"/>
      <w:marTop w:val="0"/>
      <w:marBottom w:val="0"/>
      <w:divBdr>
        <w:top w:val="none" w:sz="0" w:space="0" w:color="auto"/>
        <w:left w:val="none" w:sz="0" w:space="0" w:color="auto"/>
        <w:bottom w:val="none" w:sz="0" w:space="0" w:color="auto"/>
        <w:right w:val="none" w:sz="0" w:space="0" w:color="auto"/>
      </w:divBdr>
    </w:div>
    <w:div w:id="672414133">
      <w:bodyDiv w:val="1"/>
      <w:marLeft w:val="0"/>
      <w:marRight w:val="0"/>
      <w:marTop w:val="0"/>
      <w:marBottom w:val="0"/>
      <w:divBdr>
        <w:top w:val="none" w:sz="0" w:space="0" w:color="auto"/>
        <w:left w:val="none" w:sz="0" w:space="0" w:color="auto"/>
        <w:bottom w:val="none" w:sz="0" w:space="0" w:color="auto"/>
        <w:right w:val="none" w:sz="0" w:space="0" w:color="auto"/>
      </w:divBdr>
    </w:div>
    <w:div w:id="677586525">
      <w:bodyDiv w:val="1"/>
      <w:marLeft w:val="0"/>
      <w:marRight w:val="0"/>
      <w:marTop w:val="0"/>
      <w:marBottom w:val="0"/>
      <w:divBdr>
        <w:top w:val="none" w:sz="0" w:space="0" w:color="auto"/>
        <w:left w:val="none" w:sz="0" w:space="0" w:color="auto"/>
        <w:bottom w:val="none" w:sz="0" w:space="0" w:color="auto"/>
        <w:right w:val="none" w:sz="0" w:space="0" w:color="auto"/>
      </w:divBdr>
    </w:div>
    <w:div w:id="678847999">
      <w:bodyDiv w:val="1"/>
      <w:marLeft w:val="0"/>
      <w:marRight w:val="0"/>
      <w:marTop w:val="0"/>
      <w:marBottom w:val="0"/>
      <w:divBdr>
        <w:top w:val="none" w:sz="0" w:space="0" w:color="auto"/>
        <w:left w:val="none" w:sz="0" w:space="0" w:color="auto"/>
        <w:bottom w:val="none" w:sz="0" w:space="0" w:color="auto"/>
        <w:right w:val="none" w:sz="0" w:space="0" w:color="auto"/>
      </w:divBdr>
    </w:div>
    <w:div w:id="685912392">
      <w:bodyDiv w:val="1"/>
      <w:marLeft w:val="0"/>
      <w:marRight w:val="0"/>
      <w:marTop w:val="0"/>
      <w:marBottom w:val="0"/>
      <w:divBdr>
        <w:top w:val="none" w:sz="0" w:space="0" w:color="auto"/>
        <w:left w:val="none" w:sz="0" w:space="0" w:color="auto"/>
        <w:bottom w:val="none" w:sz="0" w:space="0" w:color="auto"/>
        <w:right w:val="none" w:sz="0" w:space="0" w:color="auto"/>
      </w:divBdr>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89598938">
      <w:bodyDiv w:val="1"/>
      <w:marLeft w:val="0"/>
      <w:marRight w:val="0"/>
      <w:marTop w:val="0"/>
      <w:marBottom w:val="0"/>
      <w:divBdr>
        <w:top w:val="none" w:sz="0" w:space="0" w:color="auto"/>
        <w:left w:val="none" w:sz="0" w:space="0" w:color="auto"/>
        <w:bottom w:val="none" w:sz="0" w:space="0" w:color="auto"/>
        <w:right w:val="none" w:sz="0" w:space="0" w:color="auto"/>
      </w:divBdr>
    </w:div>
    <w:div w:id="690838476">
      <w:bodyDiv w:val="1"/>
      <w:marLeft w:val="0"/>
      <w:marRight w:val="0"/>
      <w:marTop w:val="0"/>
      <w:marBottom w:val="0"/>
      <w:divBdr>
        <w:top w:val="none" w:sz="0" w:space="0" w:color="auto"/>
        <w:left w:val="none" w:sz="0" w:space="0" w:color="auto"/>
        <w:bottom w:val="none" w:sz="0" w:space="0" w:color="auto"/>
        <w:right w:val="none" w:sz="0" w:space="0" w:color="auto"/>
      </w:divBdr>
    </w:div>
    <w:div w:id="692147024">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04722276">
      <w:bodyDiv w:val="1"/>
      <w:marLeft w:val="0"/>
      <w:marRight w:val="0"/>
      <w:marTop w:val="0"/>
      <w:marBottom w:val="0"/>
      <w:divBdr>
        <w:top w:val="none" w:sz="0" w:space="0" w:color="auto"/>
        <w:left w:val="none" w:sz="0" w:space="0" w:color="auto"/>
        <w:bottom w:val="none" w:sz="0" w:space="0" w:color="auto"/>
        <w:right w:val="none" w:sz="0" w:space="0" w:color="auto"/>
      </w:divBdr>
    </w:div>
    <w:div w:id="706488366">
      <w:bodyDiv w:val="1"/>
      <w:marLeft w:val="0"/>
      <w:marRight w:val="0"/>
      <w:marTop w:val="0"/>
      <w:marBottom w:val="0"/>
      <w:divBdr>
        <w:top w:val="none" w:sz="0" w:space="0" w:color="auto"/>
        <w:left w:val="none" w:sz="0" w:space="0" w:color="auto"/>
        <w:bottom w:val="none" w:sz="0" w:space="0" w:color="auto"/>
        <w:right w:val="none" w:sz="0" w:space="0" w:color="auto"/>
      </w:divBdr>
    </w:div>
    <w:div w:id="709306835">
      <w:bodyDiv w:val="1"/>
      <w:marLeft w:val="0"/>
      <w:marRight w:val="0"/>
      <w:marTop w:val="0"/>
      <w:marBottom w:val="0"/>
      <w:divBdr>
        <w:top w:val="none" w:sz="0" w:space="0" w:color="auto"/>
        <w:left w:val="none" w:sz="0" w:space="0" w:color="auto"/>
        <w:bottom w:val="none" w:sz="0" w:space="0" w:color="auto"/>
        <w:right w:val="none" w:sz="0" w:space="0" w:color="auto"/>
      </w:divBdr>
    </w:div>
    <w:div w:id="711539065">
      <w:bodyDiv w:val="1"/>
      <w:marLeft w:val="0"/>
      <w:marRight w:val="0"/>
      <w:marTop w:val="0"/>
      <w:marBottom w:val="0"/>
      <w:divBdr>
        <w:top w:val="none" w:sz="0" w:space="0" w:color="auto"/>
        <w:left w:val="none" w:sz="0" w:space="0" w:color="auto"/>
        <w:bottom w:val="none" w:sz="0" w:space="0" w:color="auto"/>
        <w:right w:val="none" w:sz="0" w:space="0" w:color="auto"/>
      </w:divBdr>
    </w:div>
    <w:div w:id="722827687">
      <w:bodyDiv w:val="1"/>
      <w:marLeft w:val="0"/>
      <w:marRight w:val="0"/>
      <w:marTop w:val="0"/>
      <w:marBottom w:val="0"/>
      <w:divBdr>
        <w:top w:val="none" w:sz="0" w:space="0" w:color="auto"/>
        <w:left w:val="none" w:sz="0" w:space="0" w:color="auto"/>
        <w:bottom w:val="none" w:sz="0" w:space="0" w:color="auto"/>
        <w:right w:val="none" w:sz="0" w:space="0" w:color="auto"/>
      </w:divBdr>
    </w:div>
    <w:div w:id="723143783">
      <w:bodyDiv w:val="1"/>
      <w:marLeft w:val="0"/>
      <w:marRight w:val="0"/>
      <w:marTop w:val="0"/>
      <w:marBottom w:val="0"/>
      <w:divBdr>
        <w:top w:val="none" w:sz="0" w:space="0" w:color="auto"/>
        <w:left w:val="none" w:sz="0" w:space="0" w:color="auto"/>
        <w:bottom w:val="none" w:sz="0" w:space="0" w:color="auto"/>
        <w:right w:val="none" w:sz="0" w:space="0" w:color="auto"/>
      </w:divBdr>
    </w:div>
    <w:div w:id="727919513">
      <w:bodyDiv w:val="1"/>
      <w:marLeft w:val="0"/>
      <w:marRight w:val="0"/>
      <w:marTop w:val="0"/>
      <w:marBottom w:val="0"/>
      <w:divBdr>
        <w:top w:val="none" w:sz="0" w:space="0" w:color="auto"/>
        <w:left w:val="none" w:sz="0" w:space="0" w:color="auto"/>
        <w:bottom w:val="none" w:sz="0" w:space="0" w:color="auto"/>
        <w:right w:val="none" w:sz="0" w:space="0" w:color="auto"/>
      </w:divBdr>
    </w:div>
    <w:div w:id="730883641">
      <w:bodyDiv w:val="1"/>
      <w:marLeft w:val="0"/>
      <w:marRight w:val="0"/>
      <w:marTop w:val="0"/>
      <w:marBottom w:val="0"/>
      <w:divBdr>
        <w:top w:val="none" w:sz="0" w:space="0" w:color="auto"/>
        <w:left w:val="none" w:sz="0" w:space="0" w:color="auto"/>
        <w:bottom w:val="none" w:sz="0" w:space="0" w:color="auto"/>
        <w:right w:val="none" w:sz="0" w:space="0" w:color="auto"/>
      </w:divBdr>
      <w:divsChild>
        <w:div w:id="38945297">
          <w:marLeft w:val="0"/>
          <w:marRight w:val="0"/>
          <w:marTop w:val="0"/>
          <w:marBottom w:val="0"/>
          <w:divBdr>
            <w:top w:val="none" w:sz="0" w:space="0" w:color="auto"/>
            <w:left w:val="none" w:sz="0" w:space="0" w:color="auto"/>
            <w:bottom w:val="none" w:sz="0" w:space="0" w:color="auto"/>
            <w:right w:val="none" w:sz="0" w:space="0" w:color="auto"/>
          </w:divBdr>
        </w:div>
      </w:divsChild>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40327137">
      <w:bodyDiv w:val="1"/>
      <w:marLeft w:val="0"/>
      <w:marRight w:val="0"/>
      <w:marTop w:val="0"/>
      <w:marBottom w:val="0"/>
      <w:divBdr>
        <w:top w:val="none" w:sz="0" w:space="0" w:color="auto"/>
        <w:left w:val="none" w:sz="0" w:space="0" w:color="auto"/>
        <w:bottom w:val="none" w:sz="0" w:space="0" w:color="auto"/>
        <w:right w:val="none" w:sz="0" w:space="0" w:color="auto"/>
      </w:divBdr>
    </w:div>
    <w:div w:id="741490277">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55398000">
      <w:bodyDiv w:val="1"/>
      <w:marLeft w:val="0"/>
      <w:marRight w:val="0"/>
      <w:marTop w:val="0"/>
      <w:marBottom w:val="0"/>
      <w:divBdr>
        <w:top w:val="none" w:sz="0" w:space="0" w:color="auto"/>
        <w:left w:val="none" w:sz="0" w:space="0" w:color="auto"/>
        <w:bottom w:val="none" w:sz="0" w:space="0" w:color="auto"/>
        <w:right w:val="none" w:sz="0" w:space="0" w:color="auto"/>
      </w:divBdr>
    </w:div>
    <w:div w:id="756514464">
      <w:bodyDiv w:val="1"/>
      <w:marLeft w:val="0"/>
      <w:marRight w:val="0"/>
      <w:marTop w:val="0"/>
      <w:marBottom w:val="0"/>
      <w:divBdr>
        <w:top w:val="none" w:sz="0" w:space="0" w:color="auto"/>
        <w:left w:val="none" w:sz="0" w:space="0" w:color="auto"/>
        <w:bottom w:val="none" w:sz="0" w:space="0" w:color="auto"/>
        <w:right w:val="none" w:sz="0" w:space="0" w:color="auto"/>
      </w:divBdr>
    </w:div>
    <w:div w:id="757481115">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62915408">
      <w:bodyDiv w:val="1"/>
      <w:marLeft w:val="0"/>
      <w:marRight w:val="0"/>
      <w:marTop w:val="0"/>
      <w:marBottom w:val="0"/>
      <w:divBdr>
        <w:top w:val="none" w:sz="0" w:space="0" w:color="auto"/>
        <w:left w:val="none" w:sz="0" w:space="0" w:color="auto"/>
        <w:bottom w:val="none" w:sz="0" w:space="0" w:color="auto"/>
        <w:right w:val="none" w:sz="0" w:space="0" w:color="auto"/>
      </w:divBdr>
    </w:div>
    <w:div w:id="767971109">
      <w:bodyDiv w:val="1"/>
      <w:marLeft w:val="0"/>
      <w:marRight w:val="0"/>
      <w:marTop w:val="0"/>
      <w:marBottom w:val="0"/>
      <w:divBdr>
        <w:top w:val="none" w:sz="0" w:space="0" w:color="auto"/>
        <w:left w:val="none" w:sz="0" w:space="0" w:color="auto"/>
        <w:bottom w:val="none" w:sz="0" w:space="0" w:color="auto"/>
        <w:right w:val="none" w:sz="0" w:space="0" w:color="auto"/>
      </w:divBdr>
    </w:div>
    <w:div w:id="768623873">
      <w:bodyDiv w:val="1"/>
      <w:marLeft w:val="0"/>
      <w:marRight w:val="0"/>
      <w:marTop w:val="0"/>
      <w:marBottom w:val="0"/>
      <w:divBdr>
        <w:top w:val="none" w:sz="0" w:space="0" w:color="auto"/>
        <w:left w:val="none" w:sz="0" w:space="0" w:color="auto"/>
        <w:bottom w:val="none" w:sz="0" w:space="0" w:color="auto"/>
        <w:right w:val="none" w:sz="0" w:space="0" w:color="auto"/>
      </w:divBdr>
    </w:div>
    <w:div w:id="769618842">
      <w:bodyDiv w:val="1"/>
      <w:marLeft w:val="0"/>
      <w:marRight w:val="0"/>
      <w:marTop w:val="0"/>
      <w:marBottom w:val="0"/>
      <w:divBdr>
        <w:top w:val="none" w:sz="0" w:space="0" w:color="auto"/>
        <w:left w:val="none" w:sz="0" w:space="0" w:color="auto"/>
        <w:bottom w:val="none" w:sz="0" w:space="0" w:color="auto"/>
        <w:right w:val="none" w:sz="0" w:space="0" w:color="auto"/>
      </w:divBdr>
    </w:div>
    <w:div w:id="769742453">
      <w:bodyDiv w:val="1"/>
      <w:marLeft w:val="0"/>
      <w:marRight w:val="0"/>
      <w:marTop w:val="0"/>
      <w:marBottom w:val="0"/>
      <w:divBdr>
        <w:top w:val="none" w:sz="0" w:space="0" w:color="auto"/>
        <w:left w:val="none" w:sz="0" w:space="0" w:color="auto"/>
        <w:bottom w:val="none" w:sz="0" w:space="0" w:color="auto"/>
        <w:right w:val="none" w:sz="0" w:space="0" w:color="auto"/>
      </w:divBdr>
    </w:div>
    <w:div w:id="771776695">
      <w:bodyDiv w:val="1"/>
      <w:marLeft w:val="0"/>
      <w:marRight w:val="0"/>
      <w:marTop w:val="0"/>
      <w:marBottom w:val="0"/>
      <w:divBdr>
        <w:top w:val="none" w:sz="0" w:space="0" w:color="auto"/>
        <w:left w:val="none" w:sz="0" w:space="0" w:color="auto"/>
        <w:bottom w:val="none" w:sz="0" w:space="0" w:color="auto"/>
        <w:right w:val="none" w:sz="0" w:space="0" w:color="auto"/>
      </w:divBdr>
    </w:div>
    <w:div w:id="773786143">
      <w:bodyDiv w:val="1"/>
      <w:marLeft w:val="0"/>
      <w:marRight w:val="0"/>
      <w:marTop w:val="0"/>
      <w:marBottom w:val="0"/>
      <w:divBdr>
        <w:top w:val="none" w:sz="0" w:space="0" w:color="auto"/>
        <w:left w:val="none" w:sz="0" w:space="0" w:color="auto"/>
        <w:bottom w:val="none" w:sz="0" w:space="0" w:color="auto"/>
        <w:right w:val="none" w:sz="0" w:space="0" w:color="auto"/>
      </w:divBdr>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sChild>
        <w:div w:id="1457487265">
          <w:marLeft w:val="0"/>
          <w:marRight w:val="0"/>
          <w:marTop w:val="0"/>
          <w:marBottom w:val="0"/>
          <w:divBdr>
            <w:top w:val="none" w:sz="0" w:space="0" w:color="auto"/>
            <w:left w:val="none" w:sz="0" w:space="0" w:color="auto"/>
            <w:bottom w:val="none" w:sz="0" w:space="0" w:color="auto"/>
            <w:right w:val="none" w:sz="0" w:space="0" w:color="auto"/>
          </w:divBdr>
        </w:div>
      </w:divsChild>
    </w:div>
    <w:div w:id="780950058">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785124319">
      <w:bodyDiv w:val="1"/>
      <w:marLeft w:val="0"/>
      <w:marRight w:val="0"/>
      <w:marTop w:val="0"/>
      <w:marBottom w:val="0"/>
      <w:divBdr>
        <w:top w:val="none" w:sz="0" w:space="0" w:color="auto"/>
        <w:left w:val="none" w:sz="0" w:space="0" w:color="auto"/>
        <w:bottom w:val="none" w:sz="0" w:space="0" w:color="auto"/>
        <w:right w:val="none" w:sz="0" w:space="0" w:color="auto"/>
      </w:divBdr>
    </w:div>
    <w:div w:id="785196784">
      <w:bodyDiv w:val="1"/>
      <w:marLeft w:val="0"/>
      <w:marRight w:val="0"/>
      <w:marTop w:val="0"/>
      <w:marBottom w:val="0"/>
      <w:divBdr>
        <w:top w:val="none" w:sz="0" w:space="0" w:color="auto"/>
        <w:left w:val="none" w:sz="0" w:space="0" w:color="auto"/>
        <w:bottom w:val="none" w:sz="0" w:space="0" w:color="auto"/>
        <w:right w:val="none" w:sz="0" w:space="0" w:color="auto"/>
      </w:divBdr>
    </w:div>
    <w:div w:id="795292793">
      <w:bodyDiv w:val="1"/>
      <w:marLeft w:val="0"/>
      <w:marRight w:val="0"/>
      <w:marTop w:val="0"/>
      <w:marBottom w:val="0"/>
      <w:divBdr>
        <w:top w:val="none" w:sz="0" w:space="0" w:color="auto"/>
        <w:left w:val="none" w:sz="0" w:space="0" w:color="auto"/>
        <w:bottom w:val="none" w:sz="0" w:space="0" w:color="auto"/>
        <w:right w:val="none" w:sz="0" w:space="0" w:color="auto"/>
      </w:divBdr>
    </w:div>
    <w:div w:id="796946133">
      <w:bodyDiv w:val="1"/>
      <w:marLeft w:val="0"/>
      <w:marRight w:val="0"/>
      <w:marTop w:val="0"/>
      <w:marBottom w:val="0"/>
      <w:divBdr>
        <w:top w:val="none" w:sz="0" w:space="0" w:color="auto"/>
        <w:left w:val="none" w:sz="0" w:space="0" w:color="auto"/>
        <w:bottom w:val="none" w:sz="0" w:space="0" w:color="auto"/>
        <w:right w:val="none" w:sz="0" w:space="0" w:color="auto"/>
      </w:divBdr>
    </w:div>
    <w:div w:id="796989306">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1925541">
      <w:bodyDiv w:val="1"/>
      <w:marLeft w:val="0"/>
      <w:marRight w:val="0"/>
      <w:marTop w:val="0"/>
      <w:marBottom w:val="0"/>
      <w:divBdr>
        <w:top w:val="none" w:sz="0" w:space="0" w:color="auto"/>
        <w:left w:val="none" w:sz="0" w:space="0" w:color="auto"/>
        <w:bottom w:val="none" w:sz="0" w:space="0" w:color="auto"/>
        <w:right w:val="none" w:sz="0" w:space="0" w:color="auto"/>
      </w:divBdr>
    </w:div>
    <w:div w:id="802817895">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05856535">
      <w:bodyDiv w:val="1"/>
      <w:marLeft w:val="0"/>
      <w:marRight w:val="0"/>
      <w:marTop w:val="0"/>
      <w:marBottom w:val="0"/>
      <w:divBdr>
        <w:top w:val="none" w:sz="0" w:space="0" w:color="auto"/>
        <w:left w:val="none" w:sz="0" w:space="0" w:color="auto"/>
        <w:bottom w:val="none" w:sz="0" w:space="0" w:color="auto"/>
        <w:right w:val="none" w:sz="0" w:space="0" w:color="auto"/>
      </w:divBdr>
    </w:div>
    <w:div w:id="808785880">
      <w:bodyDiv w:val="1"/>
      <w:marLeft w:val="0"/>
      <w:marRight w:val="0"/>
      <w:marTop w:val="0"/>
      <w:marBottom w:val="0"/>
      <w:divBdr>
        <w:top w:val="none" w:sz="0" w:space="0" w:color="auto"/>
        <w:left w:val="none" w:sz="0" w:space="0" w:color="auto"/>
        <w:bottom w:val="none" w:sz="0" w:space="0" w:color="auto"/>
        <w:right w:val="none" w:sz="0" w:space="0" w:color="auto"/>
      </w:divBdr>
    </w:div>
    <w:div w:id="812677064">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29756855">
      <w:bodyDiv w:val="1"/>
      <w:marLeft w:val="0"/>
      <w:marRight w:val="0"/>
      <w:marTop w:val="0"/>
      <w:marBottom w:val="0"/>
      <w:divBdr>
        <w:top w:val="none" w:sz="0" w:space="0" w:color="auto"/>
        <w:left w:val="none" w:sz="0" w:space="0" w:color="auto"/>
        <w:bottom w:val="none" w:sz="0" w:space="0" w:color="auto"/>
        <w:right w:val="none" w:sz="0" w:space="0" w:color="auto"/>
      </w:divBdr>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5457188">
      <w:bodyDiv w:val="1"/>
      <w:marLeft w:val="0"/>
      <w:marRight w:val="0"/>
      <w:marTop w:val="0"/>
      <w:marBottom w:val="0"/>
      <w:divBdr>
        <w:top w:val="none" w:sz="0" w:space="0" w:color="auto"/>
        <w:left w:val="none" w:sz="0" w:space="0" w:color="auto"/>
        <w:bottom w:val="none" w:sz="0" w:space="0" w:color="auto"/>
        <w:right w:val="none" w:sz="0" w:space="0" w:color="auto"/>
      </w:divBdr>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0392196">
      <w:bodyDiv w:val="1"/>
      <w:marLeft w:val="0"/>
      <w:marRight w:val="0"/>
      <w:marTop w:val="0"/>
      <w:marBottom w:val="0"/>
      <w:divBdr>
        <w:top w:val="none" w:sz="0" w:space="0" w:color="auto"/>
        <w:left w:val="none" w:sz="0" w:space="0" w:color="auto"/>
        <w:bottom w:val="none" w:sz="0" w:space="0" w:color="auto"/>
        <w:right w:val="none" w:sz="0" w:space="0" w:color="auto"/>
      </w:divBdr>
    </w:div>
    <w:div w:id="841239752">
      <w:bodyDiv w:val="1"/>
      <w:marLeft w:val="0"/>
      <w:marRight w:val="0"/>
      <w:marTop w:val="0"/>
      <w:marBottom w:val="0"/>
      <w:divBdr>
        <w:top w:val="none" w:sz="0" w:space="0" w:color="auto"/>
        <w:left w:val="none" w:sz="0" w:space="0" w:color="auto"/>
        <w:bottom w:val="none" w:sz="0" w:space="0" w:color="auto"/>
        <w:right w:val="none" w:sz="0" w:space="0" w:color="auto"/>
      </w:divBdr>
    </w:div>
    <w:div w:id="845746578">
      <w:bodyDiv w:val="1"/>
      <w:marLeft w:val="0"/>
      <w:marRight w:val="0"/>
      <w:marTop w:val="0"/>
      <w:marBottom w:val="0"/>
      <w:divBdr>
        <w:top w:val="none" w:sz="0" w:space="0" w:color="auto"/>
        <w:left w:val="none" w:sz="0" w:space="0" w:color="auto"/>
        <w:bottom w:val="none" w:sz="0" w:space="0" w:color="auto"/>
        <w:right w:val="none" w:sz="0" w:space="0" w:color="auto"/>
      </w:divBdr>
    </w:div>
    <w:div w:id="848636428">
      <w:bodyDiv w:val="1"/>
      <w:marLeft w:val="0"/>
      <w:marRight w:val="0"/>
      <w:marTop w:val="0"/>
      <w:marBottom w:val="0"/>
      <w:divBdr>
        <w:top w:val="none" w:sz="0" w:space="0" w:color="auto"/>
        <w:left w:val="none" w:sz="0" w:space="0" w:color="auto"/>
        <w:bottom w:val="none" w:sz="0" w:space="0" w:color="auto"/>
        <w:right w:val="none" w:sz="0" w:space="0" w:color="auto"/>
      </w:divBdr>
    </w:div>
    <w:div w:id="852916692">
      <w:bodyDiv w:val="1"/>
      <w:marLeft w:val="0"/>
      <w:marRight w:val="0"/>
      <w:marTop w:val="0"/>
      <w:marBottom w:val="0"/>
      <w:divBdr>
        <w:top w:val="none" w:sz="0" w:space="0" w:color="auto"/>
        <w:left w:val="none" w:sz="0" w:space="0" w:color="auto"/>
        <w:bottom w:val="none" w:sz="0" w:space="0" w:color="auto"/>
        <w:right w:val="none" w:sz="0" w:space="0" w:color="auto"/>
      </w:divBdr>
    </w:div>
    <w:div w:id="859464447">
      <w:bodyDiv w:val="1"/>
      <w:marLeft w:val="0"/>
      <w:marRight w:val="0"/>
      <w:marTop w:val="0"/>
      <w:marBottom w:val="0"/>
      <w:divBdr>
        <w:top w:val="none" w:sz="0" w:space="0" w:color="auto"/>
        <w:left w:val="none" w:sz="0" w:space="0" w:color="auto"/>
        <w:bottom w:val="none" w:sz="0" w:space="0" w:color="auto"/>
        <w:right w:val="none" w:sz="0" w:space="0" w:color="auto"/>
      </w:divBdr>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2864705">
      <w:bodyDiv w:val="1"/>
      <w:marLeft w:val="0"/>
      <w:marRight w:val="0"/>
      <w:marTop w:val="0"/>
      <w:marBottom w:val="0"/>
      <w:divBdr>
        <w:top w:val="none" w:sz="0" w:space="0" w:color="auto"/>
        <w:left w:val="none" w:sz="0" w:space="0" w:color="auto"/>
        <w:bottom w:val="none" w:sz="0" w:space="0" w:color="auto"/>
        <w:right w:val="none" w:sz="0" w:space="0" w:color="auto"/>
      </w:divBdr>
    </w:div>
    <w:div w:id="863133066">
      <w:bodyDiv w:val="1"/>
      <w:marLeft w:val="0"/>
      <w:marRight w:val="0"/>
      <w:marTop w:val="0"/>
      <w:marBottom w:val="0"/>
      <w:divBdr>
        <w:top w:val="none" w:sz="0" w:space="0" w:color="auto"/>
        <w:left w:val="none" w:sz="0" w:space="0" w:color="auto"/>
        <w:bottom w:val="none" w:sz="0" w:space="0" w:color="auto"/>
        <w:right w:val="none" w:sz="0" w:space="0" w:color="auto"/>
      </w:divBdr>
    </w:div>
    <w:div w:id="863786892">
      <w:bodyDiv w:val="1"/>
      <w:marLeft w:val="0"/>
      <w:marRight w:val="0"/>
      <w:marTop w:val="0"/>
      <w:marBottom w:val="0"/>
      <w:divBdr>
        <w:top w:val="none" w:sz="0" w:space="0" w:color="auto"/>
        <w:left w:val="none" w:sz="0" w:space="0" w:color="auto"/>
        <w:bottom w:val="none" w:sz="0" w:space="0" w:color="auto"/>
        <w:right w:val="none" w:sz="0" w:space="0" w:color="auto"/>
      </w:divBdr>
    </w:div>
    <w:div w:id="864562133">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6602304">
      <w:bodyDiv w:val="1"/>
      <w:marLeft w:val="0"/>
      <w:marRight w:val="0"/>
      <w:marTop w:val="0"/>
      <w:marBottom w:val="0"/>
      <w:divBdr>
        <w:top w:val="none" w:sz="0" w:space="0" w:color="auto"/>
        <w:left w:val="none" w:sz="0" w:space="0" w:color="auto"/>
        <w:bottom w:val="none" w:sz="0" w:space="0" w:color="auto"/>
        <w:right w:val="none" w:sz="0" w:space="0" w:color="auto"/>
      </w:divBdr>
    </w:div>
    <w:div w:id="866915637">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71456240">
      <w:bodyDiv w:val="1"/>
      <w:marLeft w:val="0"/>
      <w:marRight w:val="0"/>
      <w:marTop w:val="0"/>
      <w:marBottom w:val="0"/>
      <w:divBdr>
        <w:top w:val="none" w:sz="0" w:space="0" w:color="auto"/>
        <w:left w:val="none" w:sz="0" w:space="0" w:color="auto"/>
        <w:bottom w:val="none" w:sz="0" w:space="0" w:color="auto"/>
        <w:right w:val="none" w:sz="0" w:space="0" w:color="auto"/>
      </w:divBdr>
    </w:div>
    <w:div w:id="872577920">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1088955">
      <w:bodyDiv w:val="1"/>
      <w:marLeft w:val="0"/>
      <w:marRight w:val="0"/>
      <w:marTop w:val="0"/>
      <w:marBottom w:val="0"/>
      <w:divBdr>
        <w:top w:val="none" w:sz="0" w:space="0" w:color="auto"/>
        <w:left w:val="none" w:sz="0" w:space="0" w:color="auto"/>
        <w:bottom w:val="none" w:sz="0" w:space="0" w:color="auto"/>
        <w:right w:val="none" w:sz="0" w:space="0" w:color="auto"/>
      </w:divBdr>
    </w:div>
    <w:div w:id="882979277">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888297296">
      <w:bodyDiv w:val="1"/>
      <w:marLeft w:val="0"/>
      <w:marRight w:val="0"/>
      <w:marTop w:val="0"/>
      <w:marBottom w:val="0"/>
      <w:divBdr>
        <w:top w:val="none" w:sz="0" w:space="0" w:color="auto"/>
        <w:left w:val="none" w:sz="0" w:space="0" w:color="auto"/>
        <w:bottom w:val="none" w:sz="0" w:space="0" w:color="auto"/>
        <w:right w:val="none" w:sz="0" w:space="0" w:color="auto"/>
      </w:divBdr>
    </w:div>
    <w:div w:id="888760970">
      <w:bodyDiv w:val="1"/>
      <w:marLeft w:val="0"/>
      <w:marRight w:val="0"/>
      <w:marTop w:val="0"/>
      <w:marBottom w:val="0"/>
      <w:divBdr>
        <w:top w:val="none" w:sz="0" w:space="0" w:color="auto"/>
        <w:left w:val="none" w:sz="0" w:space="0" w:color="auto"/>
        <w:bottom w:val="none" w:sz="0" w:space="0" w:color="auto"/>
        <w:right w:val="none" w:sz="0" w:space="0" w:color="auto"/>
      </w:divBdr>
    </w:div>
    <w:div w:id="890192988">
      <w:bodyDiv w:val="1"/>
      <w:marLeft w:val="0"/>
      <w:marRight w:val="0"/>
      <w:marTop w:val="0"/>
      <w:marBottom w:val="0"/>
      <w:divBdr>
        <w:top w:val="none" w:sz="0" w:space="0" w:color="auto"/>
        <w:left w:val="none" w:sz="0" w:space="0" w:color="auto"/>
        <w:bottom w:val="none" w:sz="0" w:space="0" w:color="auto"/>
        <w:right w:val="none" w:sz="0" w:space="0" w:color="auto"/>
      </w:divBdr>
    </w:div>
    <w:div w:id="894510365">
      <w:bodyDiv w:val="1"/>
      <w:marLeft w:val="0"/>
      <w:marRight w:val="0"/>
      <w:marTop w:val="0"/>
      <w:marBottom w:val="0"/>
      <w:divBdr>
        <w:top w:val="none" w:sz="0" w:space="0" w:color="auto"/>
        <w:left w:val="none" w:sz="0" w:space="0" w:color="auto"/>
        <w:bottom w:val="none" w:sz="0" w:space="0" w:color="auto"/>
        <w:right w:val="none" w:sz="0" w:space="0" w:color="auto"/>
      </w:divBdr>
    </w:div>
    <w:div w:id="895505330">
      <w:bodyDiv w:val="1"/>
      <w:marLeft w:val="0"/>
      <w:marRight w:val="0"/>
      <w:marTop w:val="0"/>
      <w:marBottom w:val="0"/>
      <w:divBdr>
        <w:top w:val="none" w:sz="0" w:space="0" w:color="auto"/>
        <w:left w:val="none" w:sz="0" w:space="0" w:color="auto"/>
        <w:bottom w:val="none" w:sz="0" w:space="0" w:color="auto"/>
        <w:right w:val="none" w:sz="0" w:space="0" w:color="auto"/>
      </w:divBdr>
    </w:div>
    <w:div w:id="895581052">
      <w:bodyDiv w:val="1"/>
      <w:marLeft w:val="0"/>
      <w:marRight w:val="0"/>
      <w:marTop w:val="0"/>
      <w:marBottom w:val="0"/>
      <w:divBdr>
        <w:top w:val="none" w:sz="0" w:space="0" w:color="auto"/>
        <w:left w:val="none" w:sz="0" w:space="0" w:color="auto"/>
        <w:bottom w:val="none" w:sz="0" w:space="0" w:color="auto"/>
        <w:right w:val="none" w:sz="0" w:space="0" w:color="auto"/>
      </w:divBdr>
    </w:div>
    <w:div w:id="897012370">
      <w:bodyDiv w:val="1"/>
      <w:marLeft w:val="0"/>
      <w:marRight w:val="0"/>
      <w:marTop w:val="0"/>
      <w:marBottom w:val="0"/>
      <w:divBdr>
        <w:top w:val="none" w:sz="0" w:space="0" w:color="auto"/>
        <w:left w:val="none" w:sz="0" w:space="0" w:color="auto"/>
        <w:bottom w:val="none" w:sz="0" w:space="0" w:color="auto"/>
        <w:right w:val="none" w:sz="0" w:space="0" w:color="auto"/>
      </w:divBdr>
    </w:div>
    <w:div w:id="904223308">
      <w:bodyDiv w:val="1"/>
      <w:marLeft w:val="0"/>
      <w:marRight w:val="0"/>
      <w:marTop w:val="0"/>
      <w:marBottom w:val="0"/>
      <w:divBdr>
        <w:top w:val="none" w:sz="0" w:space="0" w:color="auto"/>
        <w:left w:val="none" w:sz="0" w:space="0" w:color="auto"/>
        <w:bottom w:val="none" w:sz="0" w:space="0" w:color="auto"/>
        <w:right w:val="none" w:sz="0" w:space="0" w:color="auto"/>
      </w:divBdr>
    </w:div>
    <w:div w:id="908416338">
      <w:bodyDiv w:val="1"/>
      <w:marLeft w:val="0"/>
      <w:marRight w:val="0"/>
      <w:marTop w:val="0"/>
      <w:marBottom w:val="0"/>
      <w:divBdr>
        <w:top w:val="none" w:sz="0" w:space="0" w:color="auto"/>
        <w:left w:val="none" w:sz="0" w:space="0" w:color="auto"/>
        <w:bottom w:val="none" w:sz="0" w:space="0" w:color="auto"/>
        <w:right w:val="none" w:sz="0" w:space="0" w:color="auto"/>
      </w:divBdr>
    </w:div>
    <w:div w:id="912157182">
      <w:bodyDiv w:val="1"/>
      <w:marLeft w:val="0"/>
      <w:marRight w:val="0"/>
      <w:marTop w:val="0"/>
      <w:marBottom w:val="0"/>
      <w:divBdr>
        <w:top w:val="none" w:sz="0" w:space="0" w:color="auto"/>
        <w:left w:val="none" w:sz="0" w:space="0" w:color="auto"/>
        <w:bottom w:val="none" w:sz="0" w:space="0" w:color="auto"/>
        <w:right w:val="none" w:sz="0" w:space="0" w:color="auto"/>
      </w:divBdr>
    </w:div>
    <w:div w:id="913441629">
      <w:bodyDiv w:val="1"/>
      <w:marLeft w:val="0"/>
      <w:marRight w:val="0"/>
      <w:marTop w:val="0"/>
      <w:marBottom w:val="0"/>
      <w:divBdr>
        <w:top w:val="none" w:sz="0" w:space="0" w:color="auto"/>
        <w:left w:val="none" w:sz="0" w:space="0" w:color="auto"/>
        <w:bottom w:val="none" w:sz="0" w:space="0" w:color="auto"/>
        <w:right w:val="none" w:sz="0" w:space="0" w:color="auto"/>
      </w:divBdr>
    </w:div>
    <w:div w:id="915431339">
      <w:bodyDiv w:val="1"/>
      <w:marLeft w:val="0"/>
      <w:marRight w:val="0"/>
      <w:marTop w:val="0"/>
      <w:marBottom w:val="0"/>
      <w:divBdr>
        <w:top w:val="none" w:sz="0" w:space="0" w:color="auto"/>
        <w:left w:val="none" w:sz="0" w:space="0" w:color="auto"/>
        <w:bottom w:val="none" w:sz="0" w:space="0" w:color="auto"/>
        <w:right w:val="none" w:sz="0" w:space="0" w:color="auto"/>
      </w:divBdr>
    </w:div>
    <w:div w:id="915819027">
      <w:bodyDiv w:val="1"/>
      <w:marLeft w:val="0"/>
      <w:marRight w:val="0"/>
      <w:marTop w:val="0"/>
      <w:marBottom w:val="0"/>
      <w:divBdr>
        <w:top w:val="none" w:sz="0" w:space="0" w:color="auto"/>
        <w:left w:val="none" w:sz="0" w:space="0" w:color="auto"/>
        <w:bottom w:val="none" w:sz="0" w:space="0" w:color="auto"/>
        <w:right w:val="none" w:sz="0" w:space="0" w:color="auto"/>
      </w:divBdr>
    </w:div>
    <w:div w:id="917402111">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19560403">
      <w:bodyDiv w:val="1"/>
      <w:marLeft w:val="0"/>
      <w:marRight w:val="0"/>
      <w:marTop w:val="0"/>
      <w:marBottom w:val="0"/>
      <w:divBdr>
        <w:top w:val="none" w:sz="0" w:space="0" w:color="auto"/>
        <w:left w:val="none" w:sz="0" w:space="0" w:color="auto"/>
        <w:bottom w:val="none" w:sz="0" w:space="0" w:color="auto"/>
        <w:right w:val="none" w:sz="0" w:space="0" w:color="auto"/>
      </w:divBdr>
    </w:div>
    <w:div w:id="920525324">
      <w:bodyDiv w:val="1"/>
      <w:marLeft w:val="0"/>
      <w:marRight w:val="0"/>
      <w:marTop w:val="0"/>
      <w:marBottom w:val="0"/>
      <w:divBdr>
        <w:top w:val="none" w:sz="0" w:space="0" w:color="auto"/>
        <w:left w:val="none" w:sz="0" w:space="0" w:color="auto"/>
        <w:bottom w:val="none" w:sz="0" w:space="0" w:color="auto"/>
        <w:right w:val="none" w:sz="0" w:space="0" w:color="auto"/>
      </w:divBdr>
    </w:div>
    <w:div w:id="922761783">
      <w:bodyDiv w:val="1"/>
      <w:marLeft w:val="0"/>
      <w:marRight w:val="0"/>
      <w:marTop w:val="0"/>
      <w:marBottom w:val="0"/>
      <w:divBdr>
        <w:top w:val="none" w:sz="0" w:space="0" w:color="auto"/>
        <w:left w:val="none" w:sz="0" w:space="0" w:color="auto"/>
        <w:bottom w:val="none" w:sz="0" w:space="0" w:color="auto"/>
        <w:right w:val="none" w:sz="0" w:space="0" w:color="auto"/>
      </w:divBdr>
    </w:div>
    <w:div w:id="924727177">
      <w:bodyDiv w:val="1"/>
      <w:marLeft w:val="0"/>
      <w:marRight w:val="0"/>
      <w:marTop w:val="0"/>
      <w:marBottom w:val="0"/>
      <w:divBdr>
        <w:top w:val="none" w:sz="0" w:space="0" w:color="auto"/>
        <w:left w:val="none" w:sz="0" w:space="0" w:color="auto"/>
        <w:bottom w:val="none" w:sz="0" w:space="0" w:color="auto"/>
        <w:right w:val="none" w:sz="0" w:space="0" w:color="auto"/>
      </w:divBdr>
    </w:div>
    <w:div w:id="924731840">
      <w:bodyDiv w:val="1"/>
      <w:marLeft w:val="0"/>
      <w:marRight w:val="0"/>
      <w:marTop w:val="0"/>
      <w:marBottom w:val="0"/>
      <w:divBdr>
        <w:top w:val="none" w:sz="0" w:space="0" w:color="auto"/>
        <w:left w:val="none" w:sz="0" w:space="0" w:color="auto"/>
        <w:bottom w:val="none" w:sz="0" w:space="0" w:color="auto"/>
        <w:right w:val="none" w:sz="0" w:space="0" w:color="auto"/>
      </w:divBdr>
    </w:div>
    <w:div w:id="924804009">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27466617">
      <w:bodyDiv w:val="1"/>
      <w:marLeft w:val="0"/>
      <w:marRight w:val="0"/>
      <w:marTop w:val="0"/>
      <w:marBottom w:val="0"/>
      <w:divBdr>
        <w:top w:val="none" w:sz="0" w:space="0" w:color="auto"/>
        <w:left w:val="none" w:sz="0" w:space="0" w:color="auto"/>
        <w:bottom w:val="none" w:sz="0" w:space="0" w:color="auto"/>
        <w:right w:val="none" w:sz="0" w:space="0" w:color="auto"/>
      </w:divBdr>
    </w:div>
    <w:div w:id="928850938">
      <w:bodyDiv w:val="1"/>
      <w:marLeft w:val="0"/>
      <w:marRight w:val="0"/>
      <w:marTop w:val="0"/>
      <w:marBottom w:val="0"/>
      <w:divBdr>
        <w:top w:val="none" w:sz="0" w:space="0" w:color="auto"/>
        <w:left w:val="none" w:sz="0" w:space="0" w:color="auto"/>
        <w:bottom w:val="none" w:sz="0" w:space="0" w:color="auto"/>
        <w:right w:val="none" w:sz="0" w:space="0" w:color="auto"/>
      </w:divBdr>
    </w:div>
    <w:div w:id="930890878">
      <w:bodyDiv w:val="1"/>
      <w:marLeft w:val="0"/>
      <w:marRight w:val="0"/>
      <w:marTop w:val="0"/>
      <w:marBottom w:val="0"/>
      <w:divBdr>
        <w:top w:val="none" w:sz="0" w:space="0" w:color="auto"/>
        <w:left w:val="none" w:sz="0" w:space="0" w:color="auto"/>
        <w:bottom w:val="none" w:sz="0" w:space="0" w:color="auto"/>
        <w:right w:val="none" w:sz="0" w:space="0" w:color="auto"/>
      </w:divBdr>
    </w:div>
    <w:div w:id="931860506">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46160411">
      <w:bodyDiv w:val="1"/>
      <w:marLeft w:val="0"/>
      <w:marRight w:val="0"/>
      <w:marTop w:val="0"/>
      <w:marBottom w:val="0"/>
      <w:divBdr>
        <w:top w:val="none" w:sz="0" w:space="0" w:color="auto"/>
        <w:left w:val="none" w:sz="0" w:space="0" w:color="auto"/>
        <w:bottom w:val="none" w:sz="0" w:space="0" w:color="auto"/>
        <w:right w:val="none" w:sz="0" w:space="0" w:color="auto"/>
      </w:divBdr>
    </w:div>
    <w:div w:id="950089321">
      <w:bodyDiv w:val="1"/>
      <w:marLeft w:val="0"/>
      <w:marRight w:val="0"/>
      <w:marTop w:val="0"/>
      <w:marBottom w:val="0"/>
      <w:divBdr>
        <w:top w:val="none" w:sz="0" w:space="0" w:color="auto"/>
        <w:left w:val="none" w:sz="0" w:space="0" w:color="auto"/>
        <w:bottom w:val="none" w:sz="0" w:space="0" w:color="auto"/>
        <w:right w:val="none" w:sz="0" w:space="0" w:color="auto"/>
      </w:divBdr>
    </w:div>
    <w:div w:id="950893649">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3946460">
      <w:bodyDiv w:val="1"/>
      <w:marLeft w:val="0"/>
      <w:marRight w:val="0"/>
      <w:marTop w:val="0"/>
      <w:marBottom w:val="0"/>
      <w:divBdr>
        <w:top w:val="none" w:sz="0" w:space="0" w:color="auto"/>
        <w:left w:val="none" w:sz="0" w:space="0" w:color="auto"/>
        <w:bottom w:val="none" w:sz="0" w:space="0" w:color="auto"/>
        <w:right w:val="none" w:sz="0" w:space="0" w:color="auto"/>
      </w:divBdr>
    </w:div>
    <w:div w:id="954872842">
      <w:bodyDiv w:val="1"/>
      <w:marLeft w:val="0"/>
      <w:marRight w:val="0"/>
      <w:marTop w:val="0"/>
      <w:marBottom w:val="0"/>
      <w:divBdr>
        <w:top w:val="none" w:sz="0" w:space="0" w:color="auto"/>
        <w:left w:val="none" w:sz="0" w:space="0" w:color="auto"/>
        <w:bottom w:val="none" w:sz="0" w:space="0" w:color="auto"/>
        <w:right w:val="none" w:sz="0" w:space="0" w:color="auto"/>
      </w:divBdr>
    </w:div>
    <w:div w:id="955254299">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59453253">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67273421">
      <w:bodyDiv w:val="1"/>
      <w:marLeft w:val="0"/>
      <w:marRight w:val="0"/>
      <w:marTop w:val="0"/>
      <w:marBottom w:val="0"/>
      <w:divBdr>
        <w:top w:val="none" w:sz="0" w:space="0" w:color="auto"/>
        <w:left w:val="none" w:sz="0" w:space="0" w:color="auto"/>
        <w:bottom w:val="none" w:sz="0" w:space="0" w:color="auto"/>
        <w:right w:val="none" w:sz="0" w:space="0" w:color="auto"/>
      </w:divBdr>
    </w:div>
    <w:div w:id="971522598">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77102573">
      <w:bodyDiv w:val="1"/>
      <w:marLeft w:val="0"/>
      <w:marRight w:val="0"/>
      <w:marTop w:val="0"/>
      <w:marBottom w:val="0"/>
      <w:divBdr>
        <w:top w:val="none" w:sz="0" w:space="0" w:color="auto"/>
        <w:left w:val="none" w:sz="0" w:space="0" w:color="auto"/>
        <w:bottom w:val="none" w:sz="0" w:space="0" w:color="auto"/>
        <w:right w:val="none" w:sz="0" w:space="0" w:color="auto"/>
      </w:divBdr>
    </w:div>
    <w:div w:id="980578023">
      <w:bodyDiv w:val="1"/>
      <w:marLeft w:val="0"/>
      <w:marRight w:val="0"/>
      <w:marTop w:val="0"/>
      <w:marBottom w:val="0"/>
      <w:divBdr>
        <w:top w:val="none" w:sz="0" w:space="0" w:color="auto"/>
        <w:left w:val="none" w:sz="0" w:space="0" w:color="auto"/>
        <w:bottom w:val="none" w:sz="0" w:space="0" w:color="auto"/>
        <w:right w:val="none" w:sz="0" w:space="0" w:color="auto"/>
      </w:divBdr>
    </w:div>
    <w:div w:id="982467890">
      <w:bodyDiv w:val="1"/>
      <w:marLeft w:val="0"/>
      <w:marRight w:val="0"/>
      <w:marTop w:val="0"/>
      <w:marBottom w:val="0"/>
      <w:divBdr>
        <w:top w:val="none" w:sz="0" w:space="0" w:color="auto"/>
        <w:left w:val="none" w:sz="0" w:space="0" w:color="auto"/>
        <w:bottom w:val="none" w:sz="0" w:space="0" w:color="auto"/>
        <w:right w:val="none" w:sz="0" w:space="0" w:color="auto"/>
      </w:divBdr>
    </w:div>
    <w:div w:id="984310108">
      <w:bodyDiv w:val="1"/>
      <w:marLeft w:val="0"/>
      <w:marRight w:val="0"/>
      <w:marTop w:val="0"/>
      <w:marBottom w:val="0"/>
      <w:divBdr>
        <w:top w:val="none" w:sz="0" w:space="0" w:color="auto"/>
        <w:left w:val="none" w:sz="0" w:space="0" w:color="auto"/>
        <w:bottom w:val="none" w:sz="0" w:space="0" w:color="auto"/>
        <w:right w:val="none" w:sz="0" w:space="0" w:color="auto"/>
      </w:divBdr>
    </w:div>
    <w:div w:id="986325710">
      <w:bodyDiv w:val="1"/>
      <w:marLeft w:val="0"/>
      <w:marRight w:val="0"/>
      <w:marTop w:val="0"/>
      <w:marBottom w:val="0"/>
      <w:divBdr>
        <w:top w:val="none" w:sz="0" w:space="0" w:color="auto"/>
        <w:left w:val="none" w:sz="0" w:space="0" w:color="auto"/>
        <w:bottom w:val="none" w:sz="0" w:space="0" w:color="auto"/>
        <w:right w:val="none" w:sz="0" w:space="0" w:color="auto"/>
      </w:divBdr>
    </w:div>
    <w:div w:id="986593705">
      <w:bodyDiv w:val="1"/>
      <w:marLeft w:val="0"/>
      <w:marRight w:val="0"/>
      <w:marTop w:val="0"/>
      <w:marBottom w:val="0"/>
      <w:divBdr>
        <w:top w:val="none" w:sz="0" w:space="0" w:color="auto"/>
        <w:left w:val="none" w:sz="0" w:space="0" w:color="auto"/>
        <w:bottom w:val="none" w:sz="0" w:space="0" w:color="auto"/>
        <w:right w:val="none" w:sz="0" w:space="0" w:color="auto"/>
      </w:divBdr>
    </w:div>
    <w:div w:id="986779895">
      <w:bodyDiv w:val="1"/>
      <w:marLeft w:val="0"/>
      <w:marRight w:val="0"/>
      <w:marTop w:val="0"/>
      <w:marBottom w:val="0"/>
      <w:divBdr>
        <w:top w:val="none" w:sz="0" w:space="0" w:color="auto"/>
        <w:left w:val="none" w:sz="0" w:space="0" w:color="auto"/>
        <w:bottom w:val="none" w:sz="0" w:space="0" w:color="auto"/>
        <w:right w:val="none" w:sz="0" w:space="0" w:color="auto"/>
      </w:divBdr>
    </w:div>
    <w:div w:id="986787308">
      <w:bodyDiv w:val="1"/>
      <w:marLeft w:val="0"/>
      <w:marRight w:val="0"/>
      <w:marTop w:val="0"/>
      <w:marBottom w:val="0"/>
      <w:divBdr>
        <w:top w:val="none" w:sz="0" w:space="0" w:color="auto"/>
        <w:left w:val="none" w:sz="0" w:space="0" w:color="auto"/>
        <w:bottom w:val="none" w:sz="0" w:space="0" w:color="auto"/>
        <w:right w:val="none" w:sz="0" w:space="0" w:color="auto"/>
      </w:divBdr>
    </w:div>
    <w:div w:id="988558834">
      <w:bodyDiv w:val="1"/>
      <w:marLeft w:val="0"/>
      <w:marRight w:val="0"/>
      <w:marTop w:val="0"/>
      <w:marBottom w:val="0"/>
      <w:divBdr>
        <w:top w:val="none" w:sz="0" w:space="0" w:color="auto"/>
        <w:left w:val="none" w:sz="0" w:space="0" w:color="auto"/>
        <w:bottom w:val="none" w:sz="0" w:space="0" w:color="auto"/>
        <w:right w:val="none" w:sz="0" w:space="0" w:color="auto"/>
      </w:divBdr>
    </w:div>
    <w:div w:id="99151838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993603917">
      <w:bodyDiv w:val="1"/>
      <w:marLeft w:val="0"/>
      <w:marRight w:val="0"/>
      <w:marTop w:val="0"/>
      <w:marBottom w:val="0"/>
      <w:divBdr>
        <w:top w:val="none" w:sz="0" w:space="0" w:color="auto"/>
        <w:left w:val="none" w:sz="0" w:space="0" w:color="auto"/>
        <w:bottom w:val="none" w:sz="0" w:space="0" w:color="auto"/>
        <w:right w:val="none" w:sz="0" w:space="0" w:color="auto"/>
      </w:divBdr>
    </w:div>
    <w:div w:id="1000617229">
      <w:bodyDiv w:val="1"/>
      <w:marLeft w:val="0"/>
      <w:marRight w:val="0"/>
      <w:marTop w:val="0"/>
      <w:marBottom w:val="0"/>
      <w:divBdr>
        <w:top w:val="none" w:sz="0" w:space="0" w:color="auto"/>
        <w:left w:val="none" w:sz="0" w:space="0" w:color="auto"/>
        <w:bottom w:val="none" w:sz="0" w:space="0" w:color="auto"/>
        <w:right w:val="none" w:sz="0" w:space="0" w:color="auto"/>
      </w:divBdr>
    </w:div>
    <w:div w:id="1002274506">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05548334">
      <w:bodyDiv w:val="1"/>
      <w:marLeft w:val="0"/>
      <w:marRight w:val="0"/>
      <w:marTop w:val="0"/>
      <w:marBottom w:val="0"/>
      <w:divBdr>
        <w:top w:val="none" w:sz="0" w:space="0" w:color="auto"/>
        <w:left w:val="none" w:sz="0" w:space="0" w:color="auto"/>
        <w:bottom w:val="none" w:sz="0" w:space="0" w:color="auto"/>
        <w:right w:val="none" w:sz="0" w:space="0" w:color="auto"/>
      </w:divBdr>
    </w:div>
    <w:div w:id="1006706917">
      <w:bodyDiv w:val="1"/>
      <w:marLeft w:val="0"/>
      <w:marRight w:val="0"/>
      <w:marTop w:val="0"/>
      <w:marBottom w:val="0"/>
      <w:divBdr>
        <w:top w:val="none" w:sz="0" w:space="0" w:color="auto"/>
        <w:left w:val="none" w:sz="0" w:space="0" w:color="auto"/>
        <w:bottom w:val="none" w:sz="0" w:space="0" w:color="auto"/>
        <w:right w:val="none" w:sz="0" w:space="0" w:color="auto"/>
      </w:divBdr>
    </w:div>
    <w:div w:id="1006983557">
      <w:bodyDiv w:val="1"/>
      <w:marLeft w:val="0"/>
      <w:marRight w:val="0"/>
      <w:marTop w:val="0"/>
      <w:marBottom w:val="0"/>
      <w:divBdr>
        <w:top w:val="none" w:sz="0" w:space="0" w:color="auto"/>
        <w:left w:val="none" w:sz="0" w:space="0" w:color="auto"/>
        <w:bottom w:val="none" w:sz="0" w:space="0" w:color="auto"/>
        <w:right w:val="none" w:sz="0" w:space="0" w:color="auto"/>
      </w:divBdr>
    </w:div>
    <w:div w:id="1007175016">
      <w:bodyDiv w:val="1"/>
      <w:marLeft w:val="0"/>
      <w:marRight w:val="0"/>
      <w:marTop w:val="0"/>
      <w:marBottom w:val="0"/>
      <w:divBdr>
        <w:top w:val="none" w:sz="0" w:space="0" w:color="auto"/>
        <w:left w:val="none" w:sz="0" w:space="0" w:color="auto"/>
        <w:bottom w:val="none" w:sz="0" w:space="0" w:color="auto"/>
        <w:right w:val="none" w:sz="0" w:space="0" w:color="auto"/>
      </w:divBdr>
    </w:div>
    <w:div w:id="1015110190">
      <w:bodyDiv w:val="1"/>
      <w:marLeft w:val="0"/>
      <w:marRight w:val="0"/>
      <w:marTop w:val="0"/>
      <w:marBottom w:val="0"/>
      <w:divBdr>
        <w:top w:val="none" w:sz="0" w:space="0" w:color="auto"/>
        <w:left w:val="none" w:sz="0" w:space="0" w:color="auto"/>
        <w:bottom w:val="none" w:sz="0" w:space="0" w:color="auto"/>
        <w:right w:val="none" w:sz="0" w:space="0" w:color="auto"/>
      </w:divBdr>
    </w:div>
    <w:div w:id="1016031886">
      <w:bodyDiv w:val="1"/>
      <w:marLeft w:val="0"/>
      <w:marRight w:val="0"/>
      <w:marTop w:val="0"/>
      <w:marBottom w:val="0"/>
      <w:divBdr>
        <w:top w:val="none" w:sz="0" w:space="0" w:color="auto"/>
        <w:left w:val="none" w:sz="0" w:space="0" w:color="auto"/>
        <w:bottom w:val="none" w:sz="0" w:space="0" w:color="auto"/>
        <w:right w:val="none" w:sz="0" w:space="0" w:color="auto"/>
      </w:divBdr>
    </w:div>
    <w:div w:id="1017779281">
      <w:bodyDiv w:val="1"/>
      <w:marLeft w:val="0"/>
      <w:marRight w:val="0"/>
      <w:marTop w:val="0"/>
      <w:marBottom w:val="0"/>
      <w:divBdr>
        <w:top w:val="none" w:sz="0" w:space="0" w:color="auto"/>
        <w:left w:val="none" w:sz="0" w:space="0" w:color="auto"/>
        <w:bottom w:val="none" w:sz="0" w:space="0" w:color="auto"/>
        <w:right w:val="none" w:sz="0" w:space="0" w:color="auto"/>
      </w:divBdr>
    </w:div>
    <w:div w:id="1018773313">
      <w:bodyDiv w:val="1"/>
      <w:marLeft w:val="0"/>
      <w:marRight w:val="0"/>
      <w:marTop w:val="0"/>
      <w:marBottom w:val="0"/>
      <w:divBdr>
        <w:top w:val="none" w:sz="0" w:space="0" w:color="auto"/>
        <w:left w:val="none" w:sz="0" w:space="0" w:color="auto"/>
        <w:bottom w:val="none" w:sz="0" w:space="0" w:color="auto"/>
        <w:right w:val="none" w:sz="0" w:space="0" w:color="auto"/>
      </w:divBdr>
    </w:div>
    <w:div w:id="1018966455">
      <w:bodyDiv w:val="1"/>
      <w:marLeft w:val="0"/>
      <w:marRight w:val="0"/>
      <w:marTop w:val="0"/>
      <w:marBottom w:val="0"/>
      <w:divBdr>
        <w:top w:val="none" w:sz="0" w:space="0" w:color="auto"/>
        <w:left w:val="none" w:sz="0" w:space="0" w:color="auto"/>
        <w:bottom w:val="none" w:sz="0" w:space="0" w:color="auto"/>
        <w:right w:val="none" w:sz="0" w:space="0" w:color="auto"/>
      </w:divBdr>
    </w:div>
    <w:div w:id="1020009088">
      <w:bodyDiv w:val="1"/>
      <w:marLeft w:val="0"/>
      <w:marRight w:val="0"/>
      <w:marTop w:val="0"/>
      <w:marBottom w:val="0"/>
      <w:divBdr>
        <w:top w:val="none" w:sz="0" w:space="0" w:color="auto"/>
        <w:left w:val="none" w:sz="0" w:space="0" w:color="auto"/>
        <w:bottom w:val="none" w:sz="0" w:space="0" w:color="auto"/>
        <w:right w:val="none" w:sz="0" w:space="0" w:color="auto"/>
      </w:divBdr>
    </w:div>
    <w:div w:id="1021276606">
      <w:bodyDiv w:val="1"/>
      <w:marLeft w:val="0"/>
      <w:marRight w:val="0"/>
      <w:marTop w:val="0"/>
      <w:marBottom w:val="0"/>
      <w:divBdr>
        <w:top w:val="none" w:sz="0" w:space="0" w:color="auto"/>
        <w:left w:val="none" w:sz="0" w:space="0" w:color="auto"/>
        <w:bottom w:val="none" w:sz="0" w:space="0" w:color="auto"/>
        <w:right w:val="none" w:sz="0" w:space="0" w:color="auto"/>
      </w:divBdr>
    </w:div>
    <w:div w:id="1024283444">
      <w:bodyDiv w:val="1"/>
      <w:marLeft w:val="0"/>
      <w:marRight w:val="0"/>
      <w:marTop w:val="0"/>
      <w:marBottom w:val="0"/>
      <w:divBdr>
        <w:top w:val="none" w:sz="0" w:space="0" w:color="auto"/>
        <w:left w:val="none" w:sz="0" w:space="0" w:color="auto"/>
        <w:bottom w:val="none" w:sz="0" w:space="0" w:color="auto"/>
        <w:right w:val="none" w:sz="0" w:space="0" w:color="auto"/>
      </w:divBdr>
    </w:div>
    <w:div w:id="1025442738">
      <w:bodyDiv w:val="1"/>
      <w:marLeft w:val="0"/>
      <w:marRight w:val="0"/>
      <w:marTop w:val="0"/>
      <w:marBottom w:val="0"/>
      <w:divBdr>
        <w:top w:val="none" w:sz="0" w:space="0" w:color="auto"/>
        <w:left w:val="none" w:sz="0" w:space="0" w:color="auto"/>
        <w:bottom w:val="none" w:sz="0" w:space="0" w:color="auto"/>
        <w:right w:val="none" w:sz="0" w:space="0" w:color="auto"/>
      </w:divBdr>
    </w:div>
    <w:div w:id="1031565876">
      <w:bodyDiv w:val="1"/>
      <w:marLeft w:val="0"/>
      <w:marRight w:val="0"/>
      <w:marTop w:val="0"/>
      <w:marBottom w:val="0"/>
      <w:divBdr>
        <w:top w:val="none" w:sz="0" w:space="0" w:color="auto"/>
        <w:left w:val="none" w:sz="0" w:space="0" w:color="auto"/>
        <w:bottom w:val="none" w:sz="0" w:space="0" w:color="auto"/>
        <w:right w:val="none" w:sz="0" w:space="0" w:color="auto"/>
      </w:divBdr>
    </w:div>
    <w:div w:id="1034110125">
      <w:bodyDiv w:val="1"/>
      <w:marLeft w:val="0"/>
      <w:marRight w:val="0"/>
      <w:marTop w:val="0"/>
      <w:marBottom w:val="0"/>
      <w:divBdr>
        <w:top w:val="none" w:sz="0" w:space="0" w:color="auto"/>
        <w:left w:val="none" w:sz="0" w:space="0" w:color="auto"/>
        <w:bottom w:val="none" w:sz="0" w:space="0" w:color="auto"/>
        <w:right w:val="none" w:sz="0" w:space="0" w:color="auto"/>
      </w:divBdr>
    </w:div>
    <w:div w:id="1042024925">
      <w:bodyDiv w:val="1"/>
      <w:marLeft w:val="0"/>
      <w:marRight w:val="0"/>
      <w:marTop w:val="0"/>
      <w:marBottom w:val="0"/>
      <w:divBdr>
        <w:top w:val="none" w:sz="0" w:space="0" w:color="auto"/>
        <w:left w:val="none" w:sz="0" w:space="0" w:color="auto"/>
        <w:bottom w:val="none" w:sz="0" w:space="0" w:color="auto"/>
        <w:right w:val="none" w:sz="0" w:space="0" w:color="auto"/>
      </w:divBdr>
    </w:div>
    <w:div w:id="1042554679">
      <w:bodyDiv w:val="1"/>
      <w:marLeft w:val="0"/>
      <w:marRight w:val="0"/>
      <w:marTop w:val="0"/>
      <w:marBottom w:val="0"/>
      <w:divBdr>
        <w:top w:val="none" w:sz="0" w:space="0" w:color="auto"/>
        <w:left w:val="none" w:sz="0" w:space="0" w:color="auto"/>
        <w:bottom w:val="none" w:sz="0" w:space="0" w:color="auto"/>
        <w:right w:val="none" w:sz="0" w:space="0" w:color="auto"/>
      </w:divBdr>
    </w:div>
    <w:div w:id="1045448617">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1005459">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54238362">
      <w:bodyDiv w:val="1"/>
      <w:marLeft w:val="0"/>
      <w:marRight w:val="0"/>
      <w:marTop w:val="0"/>
      <w:marBottom w:val="0"/>
      <w:divBdr>
        <w:top w:val="none" w:sz="0" w:space="0" w:color="auto"/>
        <w:left w:val="none" w:sz="0" w:space="0" w:color="auto"/>
        <w:bottom w:val="none" w:sz="0" w:space="0" w:color="auto"/>
        <w:right w:val="none" w:sz="0" w:space="0" w:color="auto"/>
      </w:divBdr>
    </w:div>
    <w:div w:id="1055665698">
      <w:bodyDiv w:val="1"/>
      <w:marLeft w:val="0"/>
      <w:marRight w:val="0"/>
      <w:marTop w:val="0"/>
      <w:marBottom w:val="0"/>
      <w:divBdr>
        <w:top w:val="none" w:sz="0" w:space="0" w:color="auto"/>
        <w:left w:val="none" w:sz="0" w:space="0" w:color="auto"/>
        <w:bottom w:val="none" w:sz="0" w:space="0" w:color="auto"/>
        <w:right w:val="none" w:sz="0" w:space="0" w:color="auto"/>
      </w:divBdr>
    </w:div>
    <w:div w:id="1058092271">
      <w:bodyDiv w:val="1"/>
      <w:marLeft w:val="0"/>
      <w:marRight w:val="0"/>
      <w:marTop w:val="0"/>
      <w:marBottom w:val="0"/>
      <w:divBdr>
        <w:top w:val="none" w:sz="0" w:space="0" w:color="auto"/>
        <w:left w:val="none" w:sz="0" w:space="0" w:color="auto"/>
        <w:bottom w:val="none" w:sz="0" w:space="0" w:color="auto"/>
        <w:right w:val="none" w:sz="0" w:space="0" w:color="auto"/>
      </w:divBdr>
    </w:div>
    <w:div w:id="1059549269">
      <w:bodyDiv w:val="1"/>
      <w:marLeft w:val="0"/>
      <w:marRight w:val="0"/>
      <w:marTop w:val="0"/>
      <w:marBottom w:val="0"/>
      <w:divBdr>
        <w:top w:val="none" w:sz="0" w:space="0" w:color="auto"/>
        <w:left w:val="none" w:sz="0" w:space="0" w:color="auto"/>
        <w:bottom w:val="none" w:sz="0" w:space="0" w:color="auto"/>
        <w:right w:val="none" w:sz="0" w:space="0" w:color="auto"/>
      </w:divBdr>
    </w:div>
    <w:div w:id="1070882422">
      <w:bodyDiv w:val="1"/>
      <w:marLeft w:val="0"/>
      <w:marRight w:val="0"/>
      <w:marTop w:val="0"/>
      <w:marBottom w:val="0"/>
      <w:divBdr>
        <w:top w:val="none" w:sz="0" w:space="0" w:color="auto"/>
        <w:left w:val="none" w:sz="0" w:space="0" w:color="auto"/>
        <w:bottom w:val="none" w:sz="0" w:space="0" w:color="auto"/>
        <w:right w:val="none" w:sz="0" w:space="0" w:color="auto"/>
      </w:divBdr>
    </w:div>
    <w:div w:id="1074664645">
      <w:bodyDiv w:val="1"/>
      <w:marLeft w:val="0"/>
      <w:marRight w:val="0"/>
      <w:marTop w:val="0"/>
      <w:marBottom w:val="0"/>
      <w:divBdr>
        <w:top w:val="none" w:sz="0" w:space="0" w:color="auto"/>
        <w:left w:val="none" w:sz="0" w:space="0" w:color="auto"/>
        <w:bottom w:val="none" w:sz="0" w:space="0" w:color="auto"/>
        <w:right w:val="none" w:sz="0" w:space="0" w:color="auto"/>
      </w:divBdr>
    </w:div>
    <w:div w:id="1079450797">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82796751">
      <w:bodyDiv w:val="1"/>
      <w:marLeft w:val="0"/>
      <w:marRight w:val="0"/>
      <w:marTop w:val="0"/>
      <w:marBottom w:val="0"/>
      <w:divBdr>
        <w:top w:val="none" w:sz="0" w:space="0" w:color="auto"/>
        <w:left w:val="none" w:sz="0" w:space="0" w:color="auto"/>
        <w:bottom w:val="none" w:sz="0" w:space="0" w:color="auto"/>
        <w:right w:val="none" w:sz="0" w:space="0" w:color="auto"/>
      </w:divBdr>
    </w:div>
    <w:div w:id="1084033453">
      <w:bodyDiv w:val="1"/>
      <w:marLeft w:val="0"/>
      <w:marRight w:val="0"/>
      <w:marTop w:val="0"/>
      <w:marBottom w:val="0"/>
      <w:divBdr>
        <w:top w:val="none" w:sz="0" w:space="0" w:color="auto"/>
        <w:left w:val="none" w:sz="0" w:space="0" w:color="auto"/>
        <w:bottom w:val="none" w:sz="0" w:space="0" w:color="auto"/>
        <w:right w:val="none" w:sz="0" w:space="0" w:color="auto"/>
      </w:divBdr>
    </w:div>
    <w:div w:id="1085033294">
      <w:bodyDiv w:val="1"/>
      <w:marLeft w:val="0"/>
      <w:marRight w:val="0"/>
      <w:marTop w:val="0"/>
      <w:marBottom w:val="0"/>
      <w:divBdr>
        <w:top w:val="none" w:sz="0" w:space="0" w:color="auto"/>
        <w:left w:val="none" w:sz="0" w:space="0" w:color="auto"/>
        <w:bottom w:val="none" w:sz="0" w:space="0" w:color="auto"/>
        <w:right w:val="none" w:sz="0" w:space="0" w:color="auto"/>
      </w:divBdr>
    </w:div>
    <w:div w:id="1085610322">
      <w:bodyDiv w:val="1"/>
      <w:marLeft w:val="0"/>
      <w:marRight w:val="0"/>
      <w:marTop w:val="0"/>
      <w:marBottom w:val="0"/>
      <w:divBdr>
        <w:top w:val="none" w:sz="0" w:space="0" w:color="auto"/>
        <w:left w:val="none" w:sz="0" w:space="0" w:color="auto"/>
        <w:bottom w:val="none" w:sz="0" w:space="0" w:color="auto"/>
        <w:right w:val="none" w:sz="0" w:space="0" w:color="auto"/>
      </w:divBdr>
    </w:div>
    <w:div w:id="1088160761">
      <w:bodyDiv w:val="1"/>
      <w:marLeft w:val="0"/>
      <w:marRight w:val="0"/>
      <w:marTop w:val="0"/>
      <w:marBottom w:val="0"/>
      <w:divBdr>
        <w:top w:val="none" w:sz="0" w:space="0" w:color="auto"/>
        <w:left w:val="none" w:sz="0" w:space="0" w:color="auto"/>
        <w:bottom w:val="none" w:sz="0" w:space="0" w:color="auto"/>
        <w:right w:val="none" w:sz="0" w:space="0" w:color="auto"/>
      </w:divBdr>
    </w:div>
    <w:div w:id="1090006230">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2773481">
      <w:bodyDiv w:val="1"/>
      <w:marLeft w:val="0"/>
      <w:marRight w:val="0"/>
      <w:marTop w:val="0"/>
      <w:marBottom w:val="0"/>
      <w:divBdr>
        <w:top w:val="none" w:sz="0" w:space="0" w:color="auto"/>
        <w:left w:val="none" w:sz="0" w:space="0" w:color="auto"/>
        <w:bottom w:val="none" w:sz="0" w:space="0" w:color="auto"/>
        <w:right w:val="none" w:sz="0" w:space="0" w:color="auto"/>
      </w:divBdr>
    </w:div>
    <w:div w:id="1092897714">
      <w:bodyDiv w:val="1"/>
      <w:marLeft w:val="0"/>
      <w:marRight w:val="0"/>
      <w:marTop w:val="0"/>
      <w:marBottom w:val="0"/>
      <w:divBdr>
        <w:top w:val="none" w:sz="0" w:space="0" w:color="auto"/>
        <w:left w:val="none" w:sz="0" w:space="0" w:color="auto"/>
        <w:bottom w:val="none" w:sz="0" w:space="0" w:color="auto"/>
        <w:right w:val="none" w:sz="0" w:space="0" w:color="auto"/>
      </w:divBdr>
    </w:div>
    <w:div w:id="1093862682">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096513996">
      <w:bodyDiv w:val="1"/>
      <w:marLeft w:val="0"/>
      <w:marRight w:val="0"/>
      <w:marTop w:val="0"/>
      <w:marBottom w:val="0"/>
      <w:divBdr>
        <w:top w:val="none" w:sz="0" w:space="0" w:color="auto"/>
        <w:left w:val="none" w:sz="0" w:space="0" w:color="auto"/>
        <w:bottom w:val="none" w:sz="0" w:space="0" w:color="auto"/>
        <w:right w:val="none" w:sz="0" w:space="0" w:color="auto"/>
      </w:divBdr>
    </w:div>
    <w:div w:id="1098060898">
      <w:bodyDiv w:val="1"/>
      <w:marLeft w:val="0"/>
      <w:marRight w:val="0"/>
      <w:marTop w:val="0"/>
      <w:marBottom w:val="0"/>
      <w:divBdr>
        <w:top w:val="none" w:sz="0" w:space="0" w:color="auto"/>
        <w:left w:val="none" w:sz="0" w:space="0" w:color="auto"/>
        <w:bottom w:val="none" w:sz="0" w:space="0" w:color="auto"/>
        <w:right w:val="none" w:sz="0" w:space="0" w:color="auto"/>
      </w:divBdr>
    </w:div>
    <w:div w:id="1102997245">
      <w:bodyDiv w:val="1"/>
      <w:marLeft w:val="0"/>
      <w:marRight w:val="0"/>
      <w:marTop w:val="0"/>
      <w:marBottom w:val="0"/>
      <w:divBdr>
        <w:top w:val="none" w:sz="0" w:space="0" w:color="auto"/>
        <w:left w:val="none" w:sz="0" w:space="0" w:color="auto"/>
        <w:bottom w:val="none" w:sz="0" w:space="0" w:color="auto"/>
        <w:right w:val="none" w:sz="0" w:space="0" w:color="auto"/>
      </w:divBdr>
    </w:div>
    <w:div w:id="1103107257">
      <w:bodyDiv w:val="1"/>
      <w:marLeft w:val="0"/>
      <w:marRight w:val="0"/>
      <w:marTop w:val="0"/>
      <w:marBottom w:val="0"/>
      <w:divBdr>
        <w:top w:val="none" w:sz="0" w:space="0" w:color="auto"/>
        <w:left w:val="none" w:sz="0" w:space="0" w:color="auto"/>
        <w:bottom w:val="none" w:sz="0" w:space="0" w:color="auto"/>
        <w:right w:val="none" w:sz="0" w:space="0" w:color="auto"/>
      </w:divBdr>
    </w:div>
    <w:div w:id="1104879700">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10971971">
      <w:bodyDiv w:val="1"/>
      <w:marLeft w:val="0"/>
      <w:marRight w:val="0"/>
      <w:marTop w:val="0"/>
      <w:marBottom w:val="0"/>
      <w:divBdr>
        <w:top w:val="none" w:sz="0" w:space="0" w:color="auto"/>
        <w:left w:val="none" w:sz="0" w:space="0" w:color="auto"/>
        <w:bottom w:val="none" w:sz="0" w:space="0" w:color="auto"/>
        <w:right w:val="none" w:sz="0" w:space="0" w:color="auto"/>
      </w:divBdr>
    </w:div>
    <w:div w:id="1118796414">
      <w:bodyDiv w:val="1"/>
      <w:marLeft w:val="0"/>
      <w:marRight w:val="0"/>
      <w:marTop w:val="0"/>
      <w:marBottom w:val="0"/>
      <w:divBdr>
        <w:top w:val="none" w:sz="0" w:space="0" w:color="auto"/>
        <w:left w:val="none" w:sz="0" w:space="0" w:color="auto"/>
        <w:bottom w:val="none" w:sz="0" w:space="0" w:color="auto"/>
        <w:right w:val="none" w:sz="0" w:space="0" w:color="auto"/>
      </w:divBdr>
    </w:div>
    <w:div w:id="1121455009">
      <w:bodyDiv w:val="1"/>
      <w:marLeft w:val="0"/>
      <w:marRight w:val="0"/>
      <w:marTop w:val="0"/>
      <w:marBottom w:val="0"/>
      <w:divBdr>
        <w:top w:val="none" w:sz="0" w:space="0" w:color="auto"/>
        <w:left w:val="none" w:sz="0" w:space="0" w:color="auto"/>
        <w:bottom w:val="none" w:sz="0" w:space="0" w:color="auto"/>
        <w:right w:val="none" w:sz="0" w:space="0" w:color="auto"/>
      </w:divBdr>
    </w:div>
    <w:div w:id="1122113530">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6002374">
      <w:bodyDiv w:val="1"/>
      <w:marLeft w:val="0"/>
      <w:marRight w:val="0"/>
      <w:marTop w:val="0"/>
      <w:marBottom w:val="0"/>
      <w:divBdr>
        <w:top w:val="none" w:sz="0" w:space="0" w:color="auto"/>
        <w:left w:val="none" w:sz="0" w:space="0" w:color="auto"/>
        <w:bottom w:val="none" w:sz="0" w:space="0" w:color="auto"/>
        <w:right w:val="none" w:sz="0" w:space="0" w:color="auto"/>
      </w:divBdr>
    </w:div>
    <w:div w:id="1126316163">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32744829">
      <w:bodyDiv w:val="1"/>
      <w:marLeft w:val="0"/>
      <w:marRight w:val="0"/>
      <w:marTop w:val="0"/>
      <w:marBottom w:val="0"/>
      <w:divBdr>
        <w:top w:val="none" w:sz="0" w:space="0" w:color="auto"/>
        <w:left w:val="none" w:sz="0" w:space="0" w:color="auto"/>
        <w:bottom w:val="none" w:sz="0" w:space="0" w:color="auto"/>
        <w:right w:val="none" w:sz="0" w:space="0" w:color="auto"/>
      </w:divBdr>
      <w:divsChild>
        <w:div w:id="1553156670">
          <w:marLeft w:val="0"/>
          <w:marRight w:val="0"/>
          <w:marTop w:val="0"/>
          <w:marBottom w:val="0"/>
          <w:divBdr>
            <w:top w:val="none" w:sz="0" w:space="0" w:color="auto"/>
            <w:left w:val="none" w:sz="0" w:space="0" w:color="auto"/>
            <w:bottom w:val="none" w:sz="0" w:space="0" w:color="auto"/>
            <w:right w:val="none" w:sz="0" w:space="0" w:color="auto"/>
          </w:divBdr>
        </w:div>
      </w:divsChild>
    </w:div>
    <w:div w:id="1134103230">
      <w:bodyDiv w:val="1"/>
      <w:marLeft w:val="0"/>
      <w:marRight w:val="0"/>
      <w:marTop w:val="0"/>
      <w:marBottom w:val="0"/>
      <w:divBdr>
        <w:top w:val="none" w:sz="0" w:space="0" w:color="auto"/>
        <w:left w:val="none" w:sz="0" w:space="0" w:color="auto"/>
        <w:bottom w:val="none" w:sz="0" w:space="0" w:color="auto"/>
        <w:right w:val="none" w:sz="0" w:space="0" w:color="auto"/>
      </w:divBdr>
    </w:div>
    <w:div w:id="1134176750">
      <w:bodyDiv w:val="1"/>
      <w:marLeft w:val="0"/>
      <w:marRight w:val="0"/>
      <w:marTop w:val="0"/>
      <w:marBottom w:val="0"/>
      <w:divBdr>
        <w:top w:val="none" w:sz="0" w:space="0" w:color="auto"/>
        <w:left w:val="none" w:sz="0" w:space="0" w:color="auto"/>
        <w:bottom w:val="none" w:sz="0" w:space="0" w:color="auto"/>
        <w:right w:val="none" w:sz="0" w:space="0" w:color="auto"/>
      </w:divBdr>
    </w:div>
    <w:div w:id="1139155048">
      <w:bodyDiv w:val="1"/>
      <w:marLeft w:val="0"/>
      <w:marRight w:val="0"/>
      <w:marTop w:val="0"/>
      <w:marBottom w:val="0"/>
      <w:divBdr>
        <w:top w:val="none" w:sz="0" w:space="0" w:color="auto"/>
        <w:left w:val="none" w:sz="0" w:space="0" w:color="auto"/>
        <w:bottom w:val="none" w:sz="0" w:space="0" w:color="auto"/>
        <w:right w:val="none" w:sz="0" w:space="0" w:color="auto"/>
      </w:divBdr>
    </w:div>
    <w:div w:id="1140339439">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47238083">
      <w:bodyDiv w:val="1"/>
      <w:marLeft w:val="0"/>
      <w:marRight w:val="0"/>
      <w:marTop w:val="0"/>
      <w:marBottom w:val="0"/>
      <w:divBdr>
        <w:top w:val="none" w:sz="0" w:space="0" w:color="auto"/>
        <w:left w:val="none" w:sz="0" w:space="0" w:color="auto"/>
        <w:bottom w:val="none" w:sz="0" w:space="0" w:color="auto"/>
        <w:right w:val="none" w:sz="0" w:space="0" w:color="auto"/>
      </w:divBdr>
    </w:div>
    <w:div w:id="1148597572">
      <w:bodyDiv w:val="1"/>
      <w:marLeft w:val="0"/>
      <w:marRight w:val="0"/>
      <w:marTop w:val="0"/>
      <w:marBottom w:val="0"/>
      <w:divBdr>
        <w:top w:val="none" w:sz="0" w:space="0" w:color="auto"/>
        <w:left w:val="none" w:sz="0" w:space="0" w:color="auto"/>
        <w:bottom w:val="none" w:sz="0" w:space="0" w:color="auto"/>
        <w:right w:val="none" w:sz="0" w:space="0" w:color="auto"/>
      </w:divBdr>
    </w:div>
    <w:div w:id="1148860457">
      <w:bodyDiv w:val="1"/>
      <w:marLeft w:val="0"/>
      <w:marRight w:val="0"/>
      <w:marTop w:val="0"/>
      <w:marBottom w:val="0"/>
      <w:divBdr>
        <w:top w:val="none" w:sz="0" w:space="0" w:color="auto"/>
        <w:left w:val="none" w:sz="0" w:space="0" w:color="auto"/>
        <w:bottom w:val="none" w:sz="0" w:space="0" w:color="auto"/>
        <w:right w:val="none" w:sz="0" w:space="0" w:color="auto"/>
      </w:divBdr>
    </w:div>
    <w:div w:id="1149788242">
      <w:bodyDiv w:val="1"/>
      <w:marLeft w:val="0"/>
      <w:marRight w:val="0"/>
      <w:marTop w:val="0"/>
      <w:marBottom w:val="0"/>
      <w:divBdr>
        <w:top w:val="none" w:sz="0" w:space="0" w:color="auto"/>
        <w:left w:val="none" w:sz="0" w:space="0" w:color="auto"/>
        <w:bottom w:val="none" w:sz="0" w:space="0" w:color="auto"/>
        <w:right w:val="none" w:sz="0" w:space="0" w:color="auto"/>
      </w:divBdr>
    </w:div>
    <w:div w:id="1151750936">
      <w:bodyDiv w:val="1"/>
      <w:marLeft w:val="0"/>
      <w:marRight w:val="0"/>
      <w:marTop w:val="0"/>
      <w:marBottom w:val="0"/>
      <w:divBdr>
        <w:top w:val="none" w:sz="0" w:space="0" w:color="auto"/>
        <w:left w:val="none" w:sz="0" w:space="0" w:color="auto"/>
        <w:bottom w:val="none" w:sz="0" w:space="0" w:color="auto"/>
        <w:right w:val="none" w:sz="0" w:space="0" w:color="auto"/>
      </w:divBdr>
    </w:div>
    <w:div w:id="1158304734">
      <w:bodyDiv w:val="1"/>
      <w:marLeft w:val="0"/>
      <w:marRight w:val="0"/>
      <w:marTop w:val="0"/>
      <w:marBottom w:val="0"/>
      <w:divBdr>
        <w:top w:val="none" w:sz="0" w:space="0" w:color="auto"/>
        <w:left w:val="none" w:sz="0" w:space="0" w:color="auto"/>
        <w:bottom w:val="none" w:sz="0" w:space="0" w:color="auto"/>
        <w:right w:val="none" w:sz="0" w:space="0" w:color="auto"/>
      </w:divBdr>
    </w:div>
    <w:div w:id="1162936834">
      <w:bodyDiv w:val="1"/>
      <w:marLeft w:val="0"/>
      <w:marRight w:val="0"/>
      <w:marTop w:val="0"/>
      <w:marBottom w:val="0"/>
      <w:divBdr>
        <w:top w:val="none" w:sz="0" w:space="0" w:color="auto"/>
        <w:left w:val="none" w:sz="0" w:space="0" w:color="auto"/>
        <w:bottom w:val="none" w:sz="0" w:space="0" w:color="auto"/>
        <w:right w:val="none" w:sz="0" w:space="0" w:color="auto"/>
      </w:divBdr>
    </w:div>
    <w:div w:id="1163199693">
      <w:bodyDiv w:val="1"/>
      <w:marLeft w:val="0"/>
      <w:marRight w:val="0"/>
      <w:marTop w:val="0"/>
      <w:marBottom w:val="0"/>
      <w:divBdr>
        <w:top w:val="none" w:sz="0" w:space="0" w:color="auto"/>
        <w:left w:val="none" w:sz="0" w:space="0" w:color="auto"/>
        <w:bottom w:val="none" w:sz="0" w:space="0" w:color="auto"/>
        <w:right w:val="none" w:sz="0" w:space="0" w:color="auto"/>
      </w:divBdr>
    </w:div>
    <w:div w:id="1169054966">
      <w:bodyDiv w:val="1"/>
      <w:marLeft w:val="0"/>
      <w:marRight w:val="0"/>
      <w:marTop w:val="0"/>
      <w:marBottom w:val="0"/>
      <w:divBdr>
        <w:top w:val="none" w:sz="0" w:space="0" w:color="auto"/>
        <w:left w:val="none" w:sz="0" w:space="0" w:color="auto"/>
        <w:bottom w:val="none" w:sz="0" w:space="0" w:color="auto"/>
        <w:right w:val="none" w:sz="0" w:space="0" w:color="auto"/>
      </w:divBdr>
    </w:div>
    <w:div w:id="1169295376">
      <w:bodyDiv w:val="1"/>
      <w:marLeft w:val="0"/>
      <w:marRight w:val="0"/>
      <w:marTop w:val="0"/>
      <w:marBottom w:val="0"/>
      <w:divBdr>
        <w:top w:val="none" w:sz="0" w:space="0" w:color="auto"/>
        <w:left w:val="none" w:sz="0" w:space="0" w:color="auto"/>
        <w:bottom w:val="none" w:sz="0" w:space="0" w:color="auto"/>
        <w:right w:val="none" w:sz="0" w:space="0" w:color="auto"/>
      </w:divBdr>
    </w:div>
    <w:div w:id="1177622958">
      <w:bodyDiv w:val="1"/>
      <w:marLeft w:val="0"/>
      <w:marRight w:val="0"/>
      <w:marTop w:val="0"/>
      <w:marBottom w:val="0"/>
      <w:divBdr>
        <w:top w:val="none" w:sz="0" w:space="0" w:color="auto"/>
        <w:left w:val="none" w:sz="0" w:space="0" w:color="auto"/>
        <w:bottom w:val="none" w:sz="0" w:space="0" w:color="auto"/>
        <w:right w:val="none" w:sz="0" w:space="0" w:color="auto"/>
      </w:divBdr>
    </w:div>
    <w:div w:id="1178614185">
      <w:bodyDiv w:val="1"/>
      <w:marLeft w:val="0"/>
      <w:marRight w:val="0"/>
      <w:marTop w:val="0"/>
      <w:marBottom w:val="0"/>
      <w:divBdr>
        <w:top w:val="none" w:sz="0" w:space="0" w:color="auto"/>
        <w:left w:val="none" w:sz="0" w:space="0" w:color="auto"/>
        <w:bottom w:val="none" w:sz="0" w:space="0" w:color="auto"/>
        <w:right w:val="none" w:sz="0" w:space="0" w:color="auto"/>
      </w:divBdr>
    </w:div>
    <w:div w:id="1179079025">
      <w:bodyDiv w:val="1"/>
      <w:marLeft w:val="0"/>
      <w:marRight w:val="0"/>
      <w:marTop w:val="0"/>
      <w:marBottom w:val="0"/>
      <w:divBdr>
        <w:top w:val="none" w:sz="0" w:space="0" w:color="auto"/>
        <w:left w:val="none" w:sz="0" w:space="0" w:color="auto"/>
        <w:bottom w:val="none" w:sz="0" w:space="0" w:color="auto"/>
        <w:right w:val="none" w:sz="0" w:space="0" w:color="auto"/>
      </w:divBdr>
    </w:div>
    <w:div w:id="1180006651">
      <w:bodyDiv w:val="1"/>
      <w:marLeft w:val="0"/>
      <w:marRight w:val="0"/>
      <w:marTop w:val="0"/>
      <w:marBottom w:val="0"/>
      <w:divBdr>
        <w:top w:val="none" w:sz="0" w:space="0" w:color="auto"/>
        <w:left w:val="none" w:sz="0" w:space="0" w:color="auto"/>
        <w:bottom w:val="none" w:sz="0" w:space="0" w:color="auto"/>
        <w:right w:val="none" w:sz="0" w:space="0" w:color="auto"/>
      </w:divBdr>
    </w:div>
    <w:div w:id="1181776267">
      <w:bodyDiv w:val="1"/>
      <w:marLeft w:val="0"/>
      <w:marRight w:val="0"/>
      <w:marTop w:val="0"/>
      <w:marBottom w:val="0"/>
      <w:divBdr>
        <w:top w:val="none" w:sz="0" w:space="0" w:color="auto"/>
        <w:left w:val="none" w:sz="0" w:space="0" w:color="auto"/>
        <w:bottom w:val="none" w:sz="0" w:space="0" w:color="auto"/>
        <w:right w:val="none" w:sz="0" w:space="0" w:color="auto"/>
      </w:divBdr>
    </w:div>
    <w:div w:id="1182087581">
      <w:bodyDiv w:val="1"/>
      <w:marLeft w:val="0"/>
      <w:marRight w:val="0"/>
      <w:marTop w:val="0"/>
      <w:marBottom w:val="0"/>
      <w:divBdr>
        <w:top w:val="none" w:sz="0" w:space="0" w:color="auto"/>
        <w:left w:val="none" w:sz="0" w:space="0" w:color="auto"/>
        <w:bottom w:val="none" w:sz="0" w:space="0" w:color="auto"/>
        <w:right w:val="none" w:sz="0" w:space="0" w:color="auto"/>
      </w:divBdr>
    </w:div>
    <w:div w:id="1182402917">
      <w:bodyDiv w:val="1"/>
      <w:marLeft w:val="0"/>
      <w:marRight w:val="0"/>
      <w:marTop w:val="0"/>
      <w:marBottom w:val="0"/>
      <w:divBdr>
        <w:top w:val="none" w:sz="0" w:space="0" w:color="auto"/>
        <w:left w:val="none" w:sz="0" w:space="0" w:color="auto"/>
        <w:bottom w:val="none" w:sz="0" w:space="0" w:color="auto"/>
        <w:right w:val="none" w:sz="0" w:space="0" w:color="auto"/>
      </w:divBdr>
    </w:div>
    <w:div w:id="1186092846">
      <w:bodyDiv w:val="1"/>
      <w:marLeft w:val="0"/>
      <w:marRight w:val="0"/>
      <w:marTop w:val="0"/>
      <w:marBottom w:val="0"/>
      <w:divBdr>
        <w:top w:val="none" w:sz="0" w:space="0" w:color="auto"/>
        <w:left w:val="none" w:sz="0" w:space="0" w:color="auto"/>
        <w:bottom w:val="none" w:sz="0" w:space="0" w:color="auto"/>
        <w:right w:val="none" w:sz="0" w:space="0" w:color="auto"/>
      </w:divBdr>
    </w:div>
    <w:div w:id="1187064289">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190724325">
      <w:bodyDiv w:val="1"/>
      <w:marLeft w:val="0"/>
      <w:marRight w:val="0"/>
      <w:marTop w:val="0"/>
      <w:marBottom w:val="0"/>
      <w:divBdr>
        <w:top w:val="none" w:sz="0" w:space="0" w:color="auto"/>
        <w:left w:val="none" w:sz="0" w:space="0" w:color="auto"/>
        <w:bottom w:val="none" w:sz="0" w:space="0" w:color="auto"/>
        <w:right w:val="none" w:sz="0" w:space="0" w:color="auto"/>
      </w:divBdr>
    </w:div>
    <w:div w:id="1191841386">
      <w:bodyDiv w:val="1"/>
      <w:marLeft w:val="0"/>
      <w:marRight w:val="0"/>
      <w:marTop w:val="0"/>
      <w:marBottom w:val="0"/>
      <w:divBdr>
        <w:top w:val="none" w:sz="0" w:space="0" w:color="auto"/>
        <w:left w:val="none" w:sz="0" w:space="0" w:color="auto"/>
        <w:bottom w:val="none" w:sz="0" w:space="0" w:color="auto"/>
        <w:right w:val="none" w:sz="0" w:space="0" w:color="auto"/>
      </w:divBdr>
    </w:div>
    <w:div w:id="1192263305">
      <w:bodyDiv w:val="1"/>
      <w:marLeft w:val="0"/>
      <w:marRight w:val="0"/>
      <w:marTop w:val="0"/>
      <w:marBottom w:val="0"/>
      <w:divBdr>
        <w:top w:val="none" w:sz="0" w:space="0" w:color="auto"/>
        <w:left w:val="none" w:sz="0" w:space="0" w:color="auto"/>
        <w:bottom w:val="none" w:sz="0" w:space="0" w:color="auto"/>
        <w:right w:val="none" w:sz="0" w:space="0" w:color="auto"/>
      </w:divBdr>
    </w:div>
    <w:div w:id="1193306191">
      <w:bodyDiv w:val="1"/>
      <w:marLeft w:val="0"/>
      <w:marRight w:val="0"/>
      <w:marTop w:val="0"/>
      <w:marBottom w:val="0"/>
      <w:divBdr>
        <w:top w:val="none" w:sz="0" w:space="0" w:color="auto"/>
        <w:left w:val="none" w:sz="0" w:space="0" w:color="auto"/>
        <w:bottom w:val="none" w:sz="0" w:space="0" w:color="auto"/>
        <w:right w:val="none" w:sz="0" w:space="0" w:color="auto"/>
      </w:divBdr>
    </w:div>
    <w:div w:id="1200317429">
      <w:bodyDiv w:val="1"/>
      <w:marLeft w:val="0"/>
      <w:marRight w:val="0"/>
      <w:marTop w:val="0"/>
      <w:marBottom w:val="0"/>
      <w:divBdr>
        <w:top w:val="none" w:sz="0" w:space="0" w:color="auto"/>
        <w:left w:val="none" w:sz="0" w:space="0" w:color="auto"/>
        <w:bottom w:val="none" w:sz="0" w:space="0" w:color="auto"/>
        <w:right w:val="none" w:sz="0" w:space="0" w:color="auto"/>
      </w:divBdr>
    </w:div>
    <w:div w:id="1200633190">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03598413">
      <w:bodyDiv w:val="1"/>
      <w:marLeft w:val="0"/>
      <w:marRight w:val="0"/>
      <w:marTop w:val="0"/>
      <w:marBottom w:val="0"/>
      <w:divBdr>
        <w:top w:val="none" w:sz="0" w:space="0" w:color="auto"/>
        <w:left w:val="none" w:sz="0" w:space="0" w:color="auto"/>
        <w:bottom w:val="none" w:sz="0" w:space="0" w:color="auto"/>
        <w:right w:val="none" w:sz="0" w:space="0" w:color="auto"/>
      </w:divBdr>
    </w:div>
    <w:div w:id="1205872835">
      <w:bodyDiv w:val="1"/>
      <w:marLeft w:val="0"/>
      <w:marRight w:val="0"/>
      <w:marTop w:val="0"/>
      <w:marBottom w:val="0"/>
      <w:divBdr>
        <w:top w:val="none" w:sz="0" w:space="0" w:color="auto"/>
        <w:left w:val="none" w:sz="0" w:space="0" w:color="auto"/>
        <w:bottom w:val="none" w:sz="0" w:space="0" w:color="auto"/>
        <w:right w:val="none" w:sz="0" w:space="0" w:color="auto"/>
      </w:divBdr>
    </w:div>
    <w:div w:id="1206143599">
      <w:bodyDiv w:val="1"/>
      <w:marLeft w:val="0"/>
      <w:marRight w:val="0"/>
      <w:marTop w:val="0"/>
      <w:marBottom w:val="0"/>
      <w:divBdr>
        <w:top w:val="none" w:sz="0" w:space="0" w:color="auto"/>
        <w:left w:val="none" w:sz="0" w:space="0" w:color="auto"/>
        <w:bottom w:val="none" w:sz="0" w:space="0" w:color="auto"/>
        <w:right w:val="none" w:sz="0" w:space="0" w:color="auto"/>
      </w:divBdr>
    </w:div>
    <w:div w:id="1207376182">
      <w:bodyDiv w:val="1"/>
      <w:marLeft w:val="0"/>
      <w:marRight w:val="0"/>
      <w:marTop w:val="0"/>
      <w:marBottom w:val="0"/>
      <w:divBdr>
        <w:top w:val="none" w:sz="0" w:space="0" w:color="auto"/>
        <w:left w:val="none" w:sz="0" w:space="0" w:color="auto"/>
        <w:bottom w:val="none" w:sz="0" w:space="0" w:color="auto"/>
        <w:right w:val="none" w:sz="0" w:space="0" w:color="auto"/>
      </w:divBdr>
    </w:div>
    <w:div w:id="1207791161">
      <w:bodyDiv w:val="1"/>
      <w:marLeft w:val="0"/>
      <w:marRight w:val="0"/>
      <w:marTop w:val="0"/>
      <w:marBottom w:val="0"/>
      <w:divBdr>
        <w:top w:val="none" w:sz="0" w:space="0" w:color="auto"/>
        <w:left w:val="none" w:sz="0" w:space="0" w:color="auto"/>
        <w:bottom w:val="none" w:sz="0" w:space="0" w:color="auto"/>
        <w:right w:val="none" w:sz="0" w:space="0" w:color="auto"/>
      </w:divBdr>
    </w:div>
    <w:div w:id="1212886530">
      <w:bodyDiv w:val="1"/>
      <w:marLeft w:val="0"/>
      <w:marRight w:val="0"/>
      <w:marTop w:val="0"/>
      <w:marBottom w:val="0"/>
      <w:divBdr>
        <w:top w:val="none" w:sz="0" w:space="0" w:color="auto"/>
        <w:left w:val="none" w:sz="0" w:space="0" w:color="auto"/>
        <w:bottom w:val="none" w:sz="0" w:space="0" w:color="auto"/>
        <w:right w:val="none" w:sz="0" w:space="0" w:color="auto"/>
      </w:divBdr>
    </w:div>
    <w:div w:id="1213037129">
      <w:bodyDiv w:val="1"/>
      <w:marLeft w:val="0"/>
      <w:marRight w:val="0"/>
      <w:marTop w:val="0"/>
      <w:marBottom w:val="0"/>
      <w:divBdr>
        <w:top w:val="none" w:sz="0" w:space="0" w:color="auto"/>
        <w:left w:val="none" w:sz="0" w:space="0" w:color="auto"/>
        <w:bottom w:val="none" w:sz="0" w:space="0" w:color="auto"/>
        <w:right w:val="none" w:sz="0" w:space="0" w:color="auto"/>
      </w:divBdr>
    </w:div>
    <w:div w:id="1213540134">
      <w:bodyDiv w:val="1"/>
      <w:marLeft w:val="0"/>
      <w:marRight w:val="0"/>
      <w:marTop w:val="0"/>
      <w:marBottom w:val="0"/>
      <w:divBdr>
        <w:top w:val="none" w:sz="0" w:space="0" w:color="auto"/>
        <w:left w:val="none" w:sz="0" w:space="0" w:color="auto"/>
        <w:bottom w:val="none" w:sz="0" w:space="0" w:color="auto"/>
        <w:right w:val="none" w:sz="0" w:space="0" w:color="auto"/>
      </w:divBdr>
    </w:div>
    <w:div w:id="1215580948">
      <w:bodyDiv w:val="1"/>
      <w:marLeft w:val="0"/>
      <w:marRight w:val="0"/>
      <w:marTop w:val="0"/>
      <w:marBottom w:val="0"/>
      <w:divBdr>
        <w:top w:val="none" w:sz="0" w:space="0" w:color="auto"/>
        <w:left w:val="none" w:sz="0" w:space="0" w:color="auto"/>
        <w:bottom w:val="none" w:sz="0" w:space="0" w:color="auto"/>
        <w:right w:val="none" w:sz="0" w:space="0" w:color="auto"/>
      </w:divBdr>
    </w:div>
    <w:div w:id="1218785487">
      <w:bodyDiv w:val="1"/>
      <w:marLeft w:val="0"/>
      <w:marRight w:val="0"/>
      <w:marTop w:val="0"/>
      <w:marBottom w:val="0"/>
      <w:divBdr>
        <w:top w:val="none" w:sz="0" w:space="0" w:color="auto"/>
        <w:left w:val="none" w:sz="0" w:space="0" w:color="auto"/>
        <w:bottom w:val="none" w:sz="0" w:space="0" w:color="auto"/>
        <w:right w:val="none" w:sz="0" w:space="0" w:color="auto"/>
      </w:divBdr>
    </w:div>
    <w:div w:id="1220751705">
      <w:bodyDiv w:val="1"/>
      <w:marLeft w:val="0"/>
      <w:marRight w:val="0"/>
      <w:marTop w:val="0"/>
      <w:marBottom w:val="0"/>
      <w:divBdr>
        <w:top w:val="none" w:sz="0" w:space="0" w:color="auto"/>
        <w:left w:val="none" w:sz="0" w:space="0" w:color="auto"/>
        <w:bottom w:val="none" w:sz="0" w:space="0" w:color="auto"/>
        <w:right w:val="none" w:sz="0" w:space="0" w:color="auto"/>
      </w:divBdr>
    </w:div>
    <w:div w:id="1221020202">
      <w:bodyDiv w:val="1"/>
      <w:marLeft w:val="0"/>
      <w:marRight w:val="0"/>
      <w:marTop w:val="0"/>
      <w:marBottom w:val="0"/>
      <w:divBdr>
        <w:top w:val="none" w:sz="0" w:space="0" w:color="auto"/>
        <w:left w:val="none" w:sz="0" w:space="0" w:color="auto"/>
        <w:bottom w:val="none" w:sz="0" w:space="0" w:color="auto"/>
        <w:right w:val="none" w:sz="0" w:space="0" w:color="auto"/>
      </w:divBdr>
    </w:div>
    <w:div w:id="1225723641">
      <w:bodyDiv w:val="1"/>
      <w:marLeft w:val="0"/>
      <w:marRight w:val="0"/>
      <w:marTop w:val="0"/>
      <w:marBottom w:val="0"/>
      <w:divBdr>
        <w:top w:val="none" w:sz="0" w:space="0" w:color="auto"/>
        <w:left w:val="none" w:sz="0" w:space="0" w:color="auto"/>
        <w:bottom w:val="none" w:sz="0" w:space="0" w:color="auto"/>
        <w:right w:val="none" w:sz="0" w:space="0" w:color="auto"/>
      </w:divBdr>
    </w:div>
    <w:div w:id="1228105971">
      <w:bodyDiv w:val="1"/>
      <w:marLeft w:val="0"/>
      <w:marRight w:val="0"/>
      <w:marTop w:val="0"/>
      <w:marBottom w:val="0"/>
      <w:divBdr>
        <w:top w:val="none" w:sz="0" w:space="0" w:color="auto"/>
        <w:left w:val="none" w:sz="0" w:space="0" w:color="auto"/>
        <w:bottom w:val="none" w:sz="0" w:space="0" w:color="auto"/>
        <w:right w:val="none" w:sz="0" w:space="0" w:color="auto"/>
      </w:divBdr>
    </w:div>
    <w:div w:id="1230116299">
      <w:bodyDiv w:val="1"/>
      <w:marLeft w:val="0"/>
      <w:marRight w:val="0"/>
      <w:marTop w:val="0"/>
      <w:marBottom w:val="0"/>
      <w:divBdr>
        <w:top w:val="none" w:sz="0" w:space="0" w:color="auto"/>
        <w:left w:val="none" w:sz="0" w:space="0" w:color="auto"/>
        <w:bottom w:val="none" w:sz="0" w:space="0" w:color="auto"/>
        <w:right w:val="none" w:sz="0" w:space="0" w:color="auto"/>
      </w:divBdr>
    </w:div>
    <w:div w:id="1231841161">
      <w:bodyDiv w:val="1"/>
      <w:marLeft w:val="0"/>
      <w:marRight w:val="0"/>
      <w:marTop w:val="0"/>
      <w:marBottom w:val="0"/>
      <w:divBdr>
        <w:top w:val="none" w:sz="0" w:space="0" w:color="auto"/>
        <w:left w:val="none" w:sz="0" w:space="0" w:color="auto"/>
        <w:bottom w:val="none" w:sz="0" w:space="0" w:color="auto"/>
        <w:right w:val="none" w:sz="0" w:space="0" w:color="auto"/>
      </w:divBdr>
    </w:div>
    <w:div w:id="1232544583">
      <w:bodyDiv w:val="1"/>
      <w:marLeft w:val="0"/>
      <w:marRight w:val="0"/>
      <w:marTop w:val="0"/>
      <w:marBottom w:val="0"/>
      <w:divBdr>
        <w:top w:val="none" w:sz="0" w:space="0" w:color="auto"/>
        <w:left w:val="none" w:sz="0" w:space="0" w:color="auto"/>
        <w:bottom w:val="none" w:sz="0" w:space="0" w:color="auto"/>
        <w:right w:val="none" w:sz="0" w:space="0" w:color="auto"/>
      </w:divBdr>
    </w:div>
    <w:div w:id="1236625403">
      <w:bodyDiv w:val="1"/>
      <w:marLeft w:val="0"/>
      <w:marRight w:val="0"/>
      <w:marTop w:val="0"/>
      <w:marBottom w:val="0"/>
      <w:divBdr>
        <w:top w:val="none" w:sz="0" w:space="0" w:color="auto"/>
        <w:left w:val="none" w:sz="0" w:space="0" w:color="auto"/>
        <w:bottom w:val="none" w:sz="0" w:space="0" w:color="auto"/>
        <w:right w:val="none" w:sz="0" w:space="0" w:color="auto"/>
      </w:divBdr>
    </w:div>
    <w:div w:id="1236939245">
      <w:bodyDiv w:val="1"/>
      <w:marLeft w:val="0"/>
      <w:marRight w:val="0"/>
      <w:marTop w:val="0"/>
      <w:marBottom w:val="0"/>
      <w:divBdr>
        <w:top w:val="none" w:sz="0" w:space="0" w:color="auto"/>
        <w:left w:val="none" w:sz="0" w:space="0" w:color="auto"/>
        <w:bottom w:val="none" w:sz="0" w:space="0" w:color="auto"/>
        <w:right w:val="none" w:sz="0" w:space="0" w:color="auto"/>
      </w:divBdr>
    </w:div>
    <w:div w:id="1237936752">
      <w:bodyDiv w:val="1"/>
      <w:marLeft w:val="0"/>
      <w:marRight w:val="0"/>
      <w:marTop w:val="0"/>
      <w:marBottom w:val="0"/>
      <w:divBdr>
        <w:top w:val="none" w:sz="0" w:space="0" w:color="auto"/>
        <w:left w:val="none" w:sz="0" w:space="0" w:color="auto"/>
        <w:bottom w:val="none" w:sz="0" w:space="0" w:color="auto"/>
        <w:right w:val="none" w:sz="0" w:space="0" w:color="auto"/>
      </w:divBdr>
    </w:div>
    <w:div w:id="1238710304">
      <w:bodyDiv w:val="1"/>
      <w:marLeft w:val="0"/>
      <w:marRight w:val="0"/>
      <w:marTop w:val="0"/>
      <w:marBottom w:val="0"/>
      <w:divBdr>
        <w:top w:val="none" w:sz="0" w:space="0" w:color="auto"/>
        <w:left w:val="none" w:sz="0" w:space="0" w:color="auto"/>
        <w:bottom w:val="none" w:sz="0" w:space="0" w:color="auto"/>
        <w:right w:val="none" w:sz="0" w:space="0" w:color="auto"/>
      </w:divBdr>
    </w:div>
    <w:div w:id="1239293460">
      <w:bodyDiv w:val="1"/>
      <w:marLeft w:val="0"/>
      <w:marRight w:val="0"/>
      <w:marTop w:val="0"/>
      <w:marBottom w:val="0"/>
      <w:divBdr>
        <w:top w:val="none" w:sz="0" w:space="0" w:color="auto"/>
        <w:left w:val="none" w:sz="0" w:space="0" w:color="auto"/>
        <w:bottom w:val="none" w:sz="0" w:space="0" w:color="auto"/>
        <w:right w:val="none" w:sz="0" w:space="0" w:color="auto"/>
      </w:divBdr>
    </w:div>
    <w:div w:id="1240169155">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45608510">
      <w:bodyDiv w:val="1"/>
      <w:marLeft w:val="0"/>
      <w:marRight w:val="0"/>
      <w:marTop w:val="0"/>
      <w:marBottom w:val="0"/>
      <w:divBdr>
        <w:top w:val="none" w:sz="0" w:space="0" w:color="auto"/>
        <w:left w:val="none" w:sz="0" w:space="0" w:color="auto"/>
        <w:bottom w:val="none" w:sz="0" w:space="0" w:color="auto"/>
        <w:right w:val="none" w:sz="0" w:space="0" w:color="auto"/>
      </w:divBdr>
    </w:div>
    <w:div w:id="1250625701">
      <w:bodyDiv w:val="1"/>
      <w:marLeft w:val="0"/>
      <w:marRight w:val="0"/>
      <w:marTop w:val="0"/>
      <w:marBottom w:val="0"/>
      <w:divBdr>
        <w:top w:val="none" w:sz="0" w:space="0" w:color="auto"/>
        <w:left w:val="none" w:sz="0" w:space="0" w:color="auto"/>
        <w:bottom w:val="none" w:sz="0" w:space="0" w:color="auto"/>
        <w:right w:val="none" w:sz="0" w:space="0" w:color="auto"/>
      </w:divBdr>
    </w:div>
    <w:div w:id="1251084084">
      <w:bodyDiv w:val="1"/>
      <w:marLeft w:val="0"/>
      <w:marRight w:val="0"/>
      <w:marTop w:val="0"/>
      <w:marBottom w:val="0"/>
      <w:divBdr>
        <w:top w:val="none" w:sz="0" w:space="0" w:color="auto"/>
        <w:left w:val="none" w:sz="0" w:space="0" w:color="auto"/>
        <w:bottom w:val="none" w:sz="0" w:space="0" w:color="auto"/>
        <w:right w:val="none" w:sz="0" w:space="0" w:color="auto"/>
      </w:divBdr>
    </w:div>
    <w:div w:id="1257980989">
      <w:bodyDiv w:val="1"/>
      <w:marLeft w:val="0"/>
      <w:marRight w:val="0"/>
      <w:marTop w:val="0"/>
      <w:marBottom w:val="0"/>
      <w:divBdr>
        <w:top w:val="none" w:sz="0" w:space="0" w:color="auto"/>
        <w:left w:val="none" w:sz="0" w:space="0" w:color="auto"/>
        <w:bottom w:val="none" w:sz="0" w:space="0" w:color="auto"/>
        <w:right w:val="none" w:sz="0" w:space="0" w:color="auto"/>
      </w:divBdr>
    </w:div>
    <w:div w:id="1258254034">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62299015">
      <w:bodyDiv w:val="1"/>
      <w:marLeft w:val="0"/>
      <w:marRight w:val="0"/>
      <w:marTop w:val="0"/>
      <w:marBottom w:val="0"/>
      <w:divBdr>
        <w:top w:val="none" w:sz="0" w:space="0" w:color="auto"/>
        <w:left w:val="none" w:sz="0" w:space="0" w:color="auto"/>
        <w:bottom w:val="none" w:sz="0" w:space="0" w:color="auto"/>
        <w:right w:val="none" w:sz="0" w:space="0" w:color="auto"/>
      </w:divBdr>
    </w:div>
    <w:div w:id="1274747840">
      <w:bodyDiv w:val="1"/>
      <w:marLeft w:val="0"/>
      <w:marRight w:val="0"/>
      <w:marTop w:val="0"/>
      <w:marBottom w:val="0"/>
      <w:divBdr>
        <w:top w:val="none" w:sz="0" w:space="0" w:color="auto"/>
        <w:left w:val="none" w:sz="0" w:space="0" w:color="auto"/>
        <w:bottom w:val="none" w:sz="0" w:space="0" w:color="auto"/>
        <w:right w:val="none" w:sz="0" w:space="0" w:color="auto"/>
      </w:divBdr>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76867945">
      <w:bodyDiv w:val="1"/>
      <w:marLeft w:val="0"/>
      <w:marRight w:val="0"/>
      <w:marTop w:val="0"/>
      <w:marBottom w:val="0"/>
      <w:divBdr>
        <w:top w:val="none" w:sz="0" w:space="0" w:color="auto"/>
        <w:left w:val="none" w:sz="0" w:space="0" w:color="auto"/>
        <w:bottom w:val="none" w:sz="0" w:space="0" w:color="auto"/>
        <w:right w:val="none" w:sz="0" w:space="0" w:color="auto"/>
      </w:divBdr>
    </w:div>
    <w:div w:id="1276988208">
      <w:bodyDiv w:val="1"/>
      <w:marLeft w:val="0"/>
      <w:marRight w:val="0"/>
      <w:marTop w:val="0"/>
      <w:marBottom w:val="0"/>
      <w:divBdr>
        <w:top w:val="none" w:sz="0" w:space="0" w:color="auto"/>
        <w:left w:val="none" w:sz="0" w:space="0" w:color="auto"/>
        <w:bottom w:val="none" w:sz="0" w:space="0" w:color="auto"/>
        <w:right w:val="none" w:sz="0" w:space="0" w:color="auto"/>
      </w:divBdr>
    </w:div>
    <w:div w:id="1277978427">
      <w:bodyDiv w:val="1"/>
      <w:marLeft w:val="0"/>
      <w:marRight w:val="0"/>
      <w:marTop w:val="0"/>
      <w:marBottom w:val="0"/>
      <w:divBdr>
        <w:top w:val="none" w:sz="0" w:space="0" w:color="auto"/>
        <w:left w:val="none" w:sz="0" w:space="0" w:color="auto"/>
        <w:bottom w:val="none" w:sz="0" w:space="0" w:color="auto"/>
        <w:right w:val="none" w:sz="0" w:space="0" w:color="auto"/>
      </w:divBdr>
    </w:div>
    <w:div w:id="1279680091">
      <w:bodyDiv w:val="1"/>
      <w:marLeft w:val="0"/>
      <w:marRight w:val="0"/>
      <w:marTop w:val="0"/>
      <w:marBottom w:val="0"/>
      <w:divBdr>
        <w:top w:val="none" w:sz="0" w:space="0" w:color="auto"/>
        <w:left w:val="none" w:sz="0" w:space="0" w:color="auto"/>
        <w:bottom w:val="none" w:sz="0" w:space="0" w:color="auto"/>
        <w:right w:val="none" w:sz="0" w:space="0" w:color="auto"/>
      </w:divBdr>
    </w:div>
    <w:div w:id="1282687240">
      <w:bodyDiv w:val="1"/>
      <w:marLeft w:val="0"/>
      <w:marRight w:val="0"/>
      <w:marTop w:val="0"/>
      <w:marBottom w:val="0"/>
      <w:divBdr>
        <w:top w:val="none" w:sz="0" w:space="0" w:color="auto"/>
        <w:left w:val="none" w:sz="0" w:space="0" w:color="auto"/>
        <w:bottom w:val="none" w:sz="0" w:space="0" w:color="auto"/>
        <w:right w:val="none" w:sz="0" w:space="0" w:color="auto"/>
      </w:divBdr>
    </w:div>
    <w:div w:id="1282883684">
      <w:bodyDiv w:val="1"/>
      <w:marLeft w:val="0"/>
      <w:marRight w:val="0"/>
      <w:marTop w:val="0"/>
      <w:marBottom w:val="0"/>
      <w:divBdr>
        <w:top w:val="none" w:sz="0" w:space="0" w:color="auto"/>
        <w:left w:val="none" w:sz="0" w:space="0" w:color="auto"/>
        <w:bottom w:val="none" w:sz="0" w:space="0" w:color="auto"/>
        <w:right w:val="none" w:sz="0" w:space="0" w:color="auto"/>
      </w:divBdr>
    </w:div>
    <w:div w:id="1288901153">
      <w:bodyDiv w:val="1"/>
      <w:marLeft w:val="0"/>
      <w:marRight w:val="0"/>
      <w:marTop w:val="0"/>
      <w:marBottom w:val="0"/>
      <w:divBdr>
        <w:top w:val="none" w:sz="0" w:space="0" w:color="auto"/>
        <w:left w:val="none" w:sz="0" w:space="0" w:color="auto"/>
        <w:bottom w:val="none" w:sz="0" w:space="0" w:color="auto"/>
        <w:right w:val="none" w:sz="0" w:space="0" w:color="auto"/>
      </w:divBdr>
    </w:div>
    <w:div w:id="1294948391">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299917631">
      <w:bodyDiv w:val="1"/>
      <w:marLeft w:val="0"/>
      <w:marRight w:val="0"/>
      <w:marTop w:val="0"/>
      <w:marBottom w:val="0"/>
      <w:divBdr>
        <w:top w:val="none" w:sz="0" w:space="0" w:color="auto"/>
        <w:left w:val="none" w:sz="0" w:space="0" w:color="auto"/>
        <w:bottom w:val="none" w:sz="0" w:space="0" w:color="auto"/>
        <w:right w:val="none" w:sz="0" w:space="0" w:color="auto"/>
      </w:divBdr>
    </w:div>
    <w:div w:id="1299997865">
      <w:bodyDiv w:val="1"/>
      <w:marLeft w:val="0"/>
      <w:marRight w:val="0"/>
      <w:marTop w:val="0"/>
      <w:marBottom w:val="0"/>
      <w:divBdr>
        <w:top w:val="none" w:sz="0" w:space="0" w:color="auto"/>
        <w:left w:val="none" w:sz="0" w:space="0" w:color="auto"/>
        <w:bottom w:val="none" w:sz="0" w:space="0" w:color="auto"/>
        <w:right w:val="none" w:sz="0" w:space="0" w:color="auto"/>
      </w:divBdr>
    </w:div>
    <w:div w:id="1300646165">
      <w:bodyDiv w:val="1"/>
      <w:marLeft w:val="0"/>
      <w:marRight w:val="0"/>
      <w:marTop w:val="0"/>
      <w:marBottom w:val="0"/>
      <w:divBdr>
        <w:top w:val="none" w:sz="0" w:space="0" w:color="auto"/>
        <w:left w:val="none" w:sz="0" w:space="0" w:color="auto"/>
        <w:bottom w:val="none" w:sz="0" w:space="0" w:color="auto"/>
        <w:right w:val="none" w:sz="0" w:space="0" w:color="auto"/>
      </w:divBdr>
    </w:div>
    <w:div w:id="1304657598">
      <w:bodyDiv w:val="1"/>
      <w:marLeft w:val="0"/>
      <w:marRight w:val="0"/>
      <w:marTop w:val="0"/>
      <w:marBottom w:val="0"/>
      <w:divBdr>
        <w:top w:val="none" w:sz="0" w:space="0" w:color="auto"/>
        <w:left w:val="none" w:sz="0" w:space="0" w:color="auto"/>
        <w:bottom w:val="none" w:sz="0" w:space="0" w:color="auto"/>
        <w:right w:val="none" w:sz="0" w:space="0" w:color="auto"/>
      </w:divBdr>
    </w:div>
    <w:div w:id="1305428308">
      <w:bodyDiv w:val="1"/>
      <w:marLeft w:val="0"/>
      <w:marRight w:val="0"/>
      <w:marTop w:val="0"/>
      <w:marBottom w:val="0"/>
      <w:divBdr>
        <w:top w:val="none" w:sz="0" w:space="0" w:color="auto"/>
        <w:left w:val="none" w:sz="0" w:space="0" w:color="auto"/>
        <w:bottom w:val="none" w:sz="0" w:space="0" w:color="auto"/>
        <w:right w:val="none" w:sz="0" w:space="0" w:color="auto"/>
      </w:divBdr>
    </w:div>
    <w:div w:id="1305962531">
      <w:bodyDiv w:val="1"/>
      <w:marLeft w:val="0"/>
      <w:marRight w:val="0"/>
      <w:marTop w:val="0"/>
      <w:marBottom w:val="0"/>
      <w:divBdr>
        <w:top w:val="none" w:sz="0" w:space="0" w:color="auto"/>
        <w:left w:val="none" w:sz="0" w:space="0" w:color="auto"/>
        <w:bottom w:val="none" w:sz="0" w:space="0" w:color="auto"/>
        <w:right w:val="none" w:sz="0" w:space="0" w:color="auto"/>
      </w:divBdr>
    </w:div>
    <w:div w:id="1308782291">
      <w:bodyDiv w:val="1"/>
      <w:marLeft w:val="0"/>
      <w:marRight w:val="0"/>
      <w:marTop w:val="0"/>
      <w:marBottom w:val="0"/>
      <w:divBdr>
        <w:top w:val="none" w:sz="0" w:space="0" w:color="auto"/>
        <w:left w:val="none" w:sz="0" w:space="0" w:color="auto"/>
        <w:bottom w:val="none" w:sz="0" w:space="0" w:color="auto"/>
        <w:right w:val="none" w:sz="0" w:space="0" w:color="auto"/>
      </w:divBdr>
    </w:div>
    <w:div w:id="1309557870">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13364031">
      <w:bodyDiv w:val="1"/>
      <w:marLeft w:val="0"/>
      <w:marRight w:val="0"/>
      <w:marTop w:val="0"/>
      <w:marBottom w:val="0"/>
      <w:divBdr>
        <w:top w:val="none" w:sz="0" w:space="0" w:color="auto"/>
        <w:left w:val="none" w:sz="0" w:space="0" w:color="auto"/>
        <w:bottom w:val="none" w:sz="0" w:space="0" w:color="auto"/>
        <w:right w:val="none" w:sz="0" w:space="0" w:color="auto"/>
      </w:divBdr>
    </w:div>
    <w:div w:id="1313947450">
      <w:bodyDiv w:val="1"/>
      <w:marLeft w:val="0"/>
      <w:marRight w:val="0"/>
      <w:marTop w:val="0"/>
      <w:marBottom w:val="0"/>
      <w:divBdr>
        <w:top w:val="none" w:sz="0" w:space="0" w:color="auto"/>
        <w:left w:val="none" w:sz="0" w:space="0" w:color="auto"/>
        <w:bottom w:val="none" w:sz="0" w:space="0" w:color="auto"/>
        <w:right w:val="none" w:sz="0" w:space="0" w:color="auto"/>
      </w:divBdr>
    </w:div>
    <w:div w:id="1314598368">
      <w:bodyDiv w:val="1"/>
      <w:marLeft w:val="0"/>
      <w:marRight w:val="0"/>
      <w:marTop w:val="0"/>
      <w:marBottom w:val="0"/>
      <w:divBdr>
        <w:top w:val="none" w:sz="0" w:space="0" w:color="auto"/>
        <w:left w:val="none" w:sz="0" w:space="0" w:color="auto"/>
        <w:bottom w:val="none" w:sz="0" w:space="0" w:color="auto"/>
        <w:right w:val="none" w:sz="0" w:space="0" w:color="auto"/>
      </w:divBdr>
    </w:div>
    <w:div w:id="1314682744">
      <w:bodyDiv w:val="1"/>
      <w:marLeft w:val="0"/>
      <w:marRight w:val="0"/>
      <w:marTop w:val="0"/>
      <w:marBottom w:val="0"/>
      <w:divBdr>
        <w:top w:val="none" w:sz="0" w:space="0" w:color="auto"/>
        <w:left w:val="none" w:sz="0" w:space="0" w:color="auto"/>
        <w:bottom w:val="none" w:sz="0" w:space="0" w:color="auto"/>
        <w:right w:val="none" w:sz="0" w:space="0" w:color="auto"/>
      </w:divBdr>
    </w:div>
    <w:div w:id="1315718963">
      <w:bodyDiv w:val="1"/>
      <w:marLeft w:val="0"/>
      <w:marRight w:val="0"/>
      <w:marTop w:val="0"/>
      <w:marBottom w:val="0"/>
      <w:divBdr>
        <w:top w:val="none" w:sz="0" w:space="0" w:color="auto"/>
        <w:left w:val="none" w:sz="0" w:space="0" w:color="auto"/>
        <w:bottom w:val="none" w:sz="0" w:space="0" w:color="auto"/>
        <w:right w:val="none" w:sz="0" w:space="0" w:color="auto"/>
      </w:divBdr>
    </w:div>
    <w:div w:id="1316377995">
      <w:bodyDiv w:val="1"/>
      <w:marLeft w:val="0"/>
      <w:marRight w:val="0"/>
      <w:marTop w:val="0"/>
      <w:marBottom w:val="0"/>
      <w:divBdr>
        <w:top w:val="none" w:sz="0" w:space="0" w:color="auto"/>
        <w:left w:val="none" w:sz="0" w:space="0" w:color="auto"/>
        <w:bottom w:val="none" w:sz="0" w:space="0" w:color="auto"/>
        <w:right w:val="none" w:sz="0" w:space="0" w:color="auto"/>
      </w:divBdr>
    </w:div>
    <w:div w:id="1316567406">
      <w:bodyDiv w:val="1"/>
      <w:marLeft w:val="0"/>
      <w:marRight w:val="0"/>
      <w:marTop w:val="0"/>
      <w:marBottom w:val="0"/>
      <w:divBdr>
        <w:top w:val="none" w:sz="0" w:space="0" w:color="auto"/>
        <w:left w:val="none" w:sz="0" w:space="0" w:color="auto"/>
        <w:bottom w:val="none" w:sz="0" w:space="0" w:color="auto"/>
        <w:right w:val="none" w:sz="0" w:space="0" w:color="auto"/>
      </w:divBdr>
    </w:div>
    <w:div w:id="1318613209">
      <w:bodyDiv w:val="1"/>
      <w:marLeft w:val="0"/>
      <w:marRight w:val="0"/>
      <w:marTop w:val="0"/>
      <w:marBottom w:val="0"/>
      <w:divBdr>
        <w:top w:val="none" w:sz="0" w:space="0" w:color="auto"/>
        <w:left w:val="none" w:sz="0" w:space="0" w:color="auto"/>
        <w:bottom w:val="none" w:sz="0" w:space="0" w:color="auto"/>
        <w:right w:val="none" w:sz="0" w:space="0" w:color="auto"/>
      </w:divBdr>
    </w:div>
    <w:div w:id="1319308108">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2738366">
      <w:bodyDiv w:val="1"/>
      <w:marLeft w:val="0"/>
      <w:marRight w:val="0"/>
      <w:marTop w:val="0"/>
      <w:marBottom w:val="0"/>
      <w:divBdr>
        <w:top w:val="none" w:sz="0" w:space="0" w:color="auto"/>
        <w:left w:val="none" w:sz="0" w:space="0" w:color="auto"/>
        <w:bottom w:val="none" w:sz="0" w:space="0" w:color="auto"/>
        <w:right w:val="none" w:sz="0" w:space="0" w:color="auto"/>
      </w:divBdr>
    </w:div>
    <w:div w:id="1325547642">
      <w:bodyDiv w:val="1"/>
      <w:marLeft w:val="0"/>
      <w:marRight w:val="0"/>
      <w:marTop w:val="0"/>
      <w:marBottom w:val="0"/>
      <w:divBdr>
        <w:top w:val="none" w:sz="0" w:space="0" w:color="auto"/>
        <w:left w:val="none" w:sz="0" w:space="0" w:color="auto"/>
        <w:bottom w:val="none" w:sz="0" w:space="0" w:color="auto"/>
        <w:right w:val="none" w:sz="0" w:space="0" w:color="auto"/>
      </w:divBdr>
    </w:div>
    <w:div w:id="1325938291">
      <w:bodyDiv w:val="1"/>
      <w:marLeft w:val="0"/>
      <w:marRight w:val="0"/>
      <w:marTop w:val="0"/>
      <w:marBottom w:val="0"/>
      <w:divBdr>
        <w:top w:val="none" w:sz="0" w:space="0" w:color="auto"/>
        <w:left w:val="none" w:sz="0" w:space="0" w:color="auto"/>
        <w:bottom w:val="none" w:sz="0" w:space="0" w:color="auto"/>
        <w:right w:val="none" w:sz="0" w:space="0" w:color="auto"/>
      </w:divBdr>
    </w:div>
    <w:div w:id="1326590946">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32176772">
      <w:bodyDiv w:val="1"/>
      <w:marLeft w:val="0"/>
      <w:marRight w:val="0"/>
      <w:marTop w:val="0"/>
      <w:marBottom w:val="0"/>
      <w:divBdr>
        <w:top w:val="none" w:sz="0" w:space="0" w:color="auto"/>
        <w:left w:val="none" w:sz="0" w:space="0" w:color="auto"/>
        <w:bottom w:val="none" w:sz="0" w:space="0" w:color="auto"/>
        <w:right w:val="none" w:sz="0" w:space="0" w:color="auto"/>
      </w:divBdr>
    </w:div>
    <w:div w:id="1336835743">
      <w:bodyDiv w:val="1"/>
      <w:marLeft w:val="0"/>
      <w:marRight w:val="0"/>
      <w:marTop w:val="0"/>
      <w:marBottom w:val="0"/>
      <w:divBdr>
        <w:top w:val="none" w:sz="0" w:space="0" w:color="auto"/>
        <w:left w:val="none" w:sz="0" w:space="0" w:color="auto"/>
        <w:bottom w:val="none" w:sz="0" w:space="0" w:color="auto"/>
        <w:right w:val="none" w:sz="0" w:space="0" w:color="auto"/>
      </w:divBdr>
    </w:div>
    <w:div w:id="1337465123">
      <w:bodyDiv w:val="1"/>
      <w:marLeft w:val="0"/>
      <w:marRight w:val="0"/>
      <w:marTop w:val="0"/>
      <w:marBottom w:val="0"/>
      <w:divBdr>
        <w:top w:val="none" w:sz="0" w:space="0" w:color="auto"/>
        <w:left w:val="none" w:sz="0" w:space="0" w:color="auto"/>
        <w:bottom w:val="none" w:sz="0" w:space="0" w:color="auto"/>
        <w:right w:val="none" w:sz="0" w:space="0" w:color="auto"/>
      </w:divBdr>
    </w:div>
    <w:div w:id="1341472361">
      <w:bodyDiv w:val="1"/>
      <w:marLeft w:val="0"/>
      <w:marRight w:val="0"/>
      <w:marTop w:val="0"/>
      <w:marBottom w:val="0"/>
      <w:divBdr>
        <w:top w:val="none" w:sz="0" w:space="0" w:color="auto"/>
        <w:left w:val="none" w:sz="0" w:space="0" w:color="auto"/>
        <w:bottom w:val="none" w:sz="0" w:space="0" w:color="auto"/>
        <w:right w:val="none" w:sz="0" w:space="0" w:color="auto"/>
      </w:divBdr>
    </w:div>
    <w:div w:id="1342127603">
      <w:bodyDiv w:val="1"/>
      <w:marLeft w:val="0"/>
      <w:marRight w:val="0"/>
      <w:marTop w:val="0"/>
      <w:marBottom w:val="0"/>
      <w:divBdr>
        <w:top w:val="none" w:sz="0" w:space="0" w:color="auto"/>
        <w:left w:val="none" w:sz="0" w:space="0" w:color="auto"/>
        <w:bottom w:val="none" w:sz="0" w:space="0" w:color="auto"/>
        <w:right w:val="none" w:sz="0" w:space="0" w:color="auto"/>
      </w:divBdr>
    </w:div>
    <w:div w:id="1342514051">
      <w:bodyDiv w:val="1"/>
      <w:marLeft w:val="0"/>
      <w:marRight w:val="0"/>
      <w:marTop w:val="0"/>
      <w:marBottom w:val="0"/>
      <w:divBdr>
        <w:top w:val="none" w:sz="0" w:space="0" w:color="auto"/>
        <w:left w:val="none" w:sz="0" w:space="0" w:color="auto"/>
        <w:bottom w:val="none" w:sz="0" w:space="0" w:color="auto"/>
        <w:right w:val="none" w:sz="0" w:space="0" w:color="auto"/>
      </w:divBdr>
    </w:div>
    <w:div w:id="1343779654">
      <w:bodyDiv w:val="1"/>
      <w:marLeft w:val="0"/>
      <w:marRight w:val="0"/>
      <w:marTop w:val="0"/>
      <w:marBottom w:val="0"/>
      <w:divBdr>
        <w:top w:val="none" w:sz="0" w:space="0" w:color="auto"/>
        <w:left w:val="none" w:sz="0" w:space="0" w:color="auto"/>
        <w:bottom w:val="none" w:sz="0" w:space="0" w:color="auto"/>
        <w:right w:val="none" w:sz="0" w:space="0" w:color="auto"/>
      </w:divBdr>
    </w:div>
    <w:div w:id="1345473949">
      <w:bodyDiv w:val="1"/>
      <w:marLeft w:val="0"/>
      <w:marRight w:val="0"/>
      <w:marTop w:val="0"/>
      <w:marBottom w:val="0"/>
      <w:divBdr>
        <w:top w:val="none" w:sz="0" w:space="0" w:color="auto"/>
        <w:left w:val="none" w:sz="0" w:space="0" w:color="auto"/>
        <w:bottom w:val="none" w:sz="0" w:space="0" w:color="auto"/>
        <w:right w:val="none" w:sz="0" w:space="0" w:color="auto"/>
      </w:divBdr>
    </w:div>
    <w:div w:id="1346250465">
      <w:bodyDiv w:val="1"/>
      <w:marLeft w:val="0"/>
      <w:marRight w:val="0"/>
      <w:marTop w:val="0"/>
      <w:marBottom w:val="0"/>
      <w:divBdr>
        <w:top w:val="none" w:sz="0" w:space="0" w:color="auto"/>
        <w:left w:val="none" w:sz="0" w:space="0" w:color="auto"/>
        <w:bottom w:val="none" w:sz="0" w:space="0" w:color="auto"/>
        <w:right w:val="none" w:sz="0" w:space="0" w:color="auto"/>
      </w:divBdr>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50646660">
      <w:bodyDiv w:val="1"/>
      <w:marLeft w:val="0"/>
      <w:marRight w:val="0"/>
      <w:marTop w:val="0"/>
      <w:marBottom w:val="0"/>
      <w:divBdr>
        <w:top w:val="none" w:sz="0" w:space="0" w:color="auto"/>
        <w:left w:val="none" w:sz="0" w:space="0" w:color="auto"/>
        <w:bottom w:val="none" w:sz="0" w:space="0" w:color="auto"/>
        <w:right w:val="none" w:sz="0" w:space="0" w:color="auto"/>
      </w:divBdr>
    </w:div>
    <w:div w:id="1356344219">
      <w:bodyDiv w:val="1"/>
      <w:marLeft w:val="0"/>
      <w:marRight w:val="0"/>
      <w:marTop w:val="0"/>
      <w:marBottom w:val="0"/>
      <w:divBdr>
        <w:top w:val="none" w:sz="0" w:space="0" w:color="auto"/>
        <w:left w:val="none" w:sz="0" w:space="0" w:color="auto"/>
        <w:bottom w:val="none" w:sz="0" w:space="0" w:color="auto"/>
        <w:right w:val="none" w:sz="0" w:space="0" w:color="auto"/>
      </w:divBdr>
    </w:div>
    <w:div w:id="1358238032">
      <w:bodyDiv w:val="1"/>
      <w:marLeft w:val="0"/>
      <w:marRight w:val="0"/>
      <w:marTop w:val="0"/>
      <w:marBottom w:val="0"/>
      <w:divBdr>
        <w:top w:val="none" w:sz="0" w:space="0" w:color="auto"/>
        <w:left w:val="none" w:sz="0" w:space="0" w:color="auto"/>
        <w:bottom w:val="none" w:sz="0" w:space="0" w:color="auto"/>
        <w:right w:val="none" w:sz="0" w:space="0" w:color="auto"/>
      </w:divBdr>
    </w:div>
    <w:div w:id="1361008759">
      <w:bodyDiv w:val="1"/>
      <w:marLeft w:val="0"/>
      <w:marRight w:val="0"/>
      <w:marTop w:val="0"/>
      <w:marBottom w:val="0"/>
      <w:divBdr>
        <w:top w:val="none" w:sz="0" w:space="0" w:color="auto"/>
        <w:left w:val="none" w:sz="0" w:space="0" w:color="auto"/>
        <w:bottom w:val="none" w:sz="0" w:space="0" w:color="auto"/>
        <w:right w:val="none" w:sz="0" w:space="0" w:color="auto"/>
      </w:divBdr>
    </w:div>
    <w:div w:id="1363091333">
      <w:bodyDiv w:val="1"/>
      <w:marLeft w:val="0"/>
      <w:marRight w:val="0"/>
      <w:marTop w:val="0"/>
      <w:marBottom w:val="0"/>
      <w:divBdr>
        <w:top w:val="none" w:sz="0" w:space="0" w:color="auto"/>
        <w:left w:val="none" w:sz="0" w:space="0" w:color="auto"/>
        <w:bottom w:val="none" w:sz="0" w:space="0" w:color="auto"/>
        <w:right w:val="none" w:sz="0" w:space="0" w:color="auto"/>
      </w:divBdr>
    </w:div>
    <w:div w:id="1364673206">
      <w:bodyDiv w:val="1"/>
      <w:marLeft w:val="0"/>
      <w:marRight w:val="0"/>
      <w:marTop w:val="0"/>
      <w:marBottom w:val="0"/>
      <w:divBdr>
        <w:top w:val="none" w:sz="0" w:space="0" w:color="auto"/>
        <w:left w:val="none" w:sz="0" w:space="0" w:color="auto"/>
        <w:bottom w:val="none" w:sz="0" w:space="0" w:color="auto"/>
        <w:right w:val="none" w:sz="0" w:space="0" w:color="auto"/>
      </w:divBdr>
    </w:div>
    <w:div w:id="1365401419">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70954386">
      <w:bodyDiv w:val="1"/>
      <w:marLeft w:val="0"/>
      <w:marRight w:val="0"/>
      <w:marTop w:val="0"/>
      <w:marBottom w:val="0"/>
      <w:divBdr>
        <w:top w:val="none" w:sz="0" w:space="0" w:color="auto"/>
        <w:left w:val="none" w:sz="0" w:space="0" w:color="auto"/>
        <w:bottom w:val="none" w:sz="0" w:space="0" w:color="auto"/>
        <w:right w:val="none" w:sz="0" w:space="0" w:color="auto"/>
      </w:divBdr>
    </w:div>
    <w:div w:id="1375739761">
      <w:bodyDiv w:val="1"/>
      <w:marLeft w:val="0"/>
      <w:marRight w:val="0"/>
      <w:marTop w:val="0"/>
      <w:marBottom w:val="0"/>
      <w:divBdr>
        <w:top w:val="none" w:sz="0" w:space="0" w:color="auto"/>
        <w:left w:val="none" w:sz="0" w:space="0" w:color="auto"/>
        <w:bottom w:val="none" w:sz="0" w:space="0" w:color="auto"/>
        <w:right w:val="none" w:sz="0" w:space="0" w:color="auto"/>
      </w:divBdr>
    </w:div>
    <w:div w:id="1376731770">
      <w:bodyDiv w:val="1"/>
      <w:marLeft w:val="0"/>
      <w:marRight w:val="0"/>
      <w:marTop w:val="0"/>
      <w:marBottom w:val="0"/>
      <w:divBdr>
        <w:top w:val="none" w:sz="0" w:space="0" w:color="auto"/>
        <w:left w:val="none" w:sz="0" w:space="0" w:color="auto"/>
        <w:bottom w:val="none" w:sz="0" w:space="0" w:color="auto"/>
        <w:right w:val="none" w:sz="0" w:space="0" w:color="auto"/>
      </w:divBdr>
    </w:div>
    <w:div w:id="1377312059">
      <w:bodyDiv w:val="1"/>
      <w:marLeft w:val="0"/>
      <w:marRight w:val="0"/>
      <w:marTop w:val="0"/>
      <w:marBottom w:val="0"/>
      <w:divBdr>
        <w:top w:val="none" w:sz="0" w:space="0" w:color="auto"/>
        <w:left w:val="none" w:sz="0" w:space="0" w:color="auto"/>
        <w:bottom w:val="none" w:sz="0" w:space="0" w:color="auto"/>
        <w:right w:val="none" w:sz="0" w:space="0" w:color="auto"/>
      </w:divBdr>
    </w:div>
    <w:div w:id="1387100789">
      <w:bodyDiv w:val="1"/>
      <w:marLeft w:val="0"/>
      <w:marRight w:val="0"/>
      <w:marTop w:val="0"/>
      <w:marBottom w:val="0"/>
      <w:divBdr>
        <w:top w:val="none" w:sz="0" w:space="0" w:color="auto"/>
        <w:left w:val="none" w:sz="0" w:space="0" w:color="auto"/>
        <w:bottom w:val="none" w:sz="0" w:space="0" w:color="auto"/>
        <w:right w:val="none" w:sz="0" w:space="0" w:color="auto"/>
      </w:divBdr>
    </w:div>
    <w:div w:id="1389105507">
      <w:bodyDiv w:val="1"/>
      <w:marLeft w:val="0"/>
      <w:marRight w:val="0"/>
      <w:marTop w:val="0"/>
      <w:marBottom w:val="0"/>
      <w:divBdr>
        <w:top w:val="none" w:sz="0" w:space="0" w:color="auto"/>
        <w:left w:val="none" w:sz="0" w:space="0" w:color="auto"/>
        <w:bottom w:val="none" w:sz="0" w:space="0" w:color="auto"/>
        <w:right w:val="none" w:sz="0" w:space="0" w:color="auto"/>
      </w:divBdr>
    </w:div>
    <w:div w:id="1389957545">
      <w:bodyDiv w:val="1"/>
      <w:marLeft w:val="0"/>
      <w:marRight w:val="0"/>
      <w:marTop w:val="0"/>
      <w:marBottom w:val="0"/>
      <w:divBdr>
        <w:top w:val="none" w:sz="0" w:space="0" w:color="auto"/>
        <w:left w:val="none" w:sz="0" w:space="0" w:color="auto"/>
        <w:bottom w:val="none" w:sz="0" w:space="0" w:color="auto"/>
        <w:right w:val="none" w:sz="0" w:space="0" w:color="auto"/>
      </w:divBdr>
    </w:div>
    <w:div w:id="1390618243">
      <w:bodyDiv w:val="1"/>
      <w:marLeft w:val="0"/>
      <w:marRight w:val="0"/>
      <w:marTop w:val="0"/>
      <w:marBottom w:val="0"/>
      <w:divBdr>
        <w:top w:val="none" w:sz="0" w:space="0" w:color="auto"/>
        <w:left w:val="none" w:sz="0" w:space="0" w:color="auto"/>
        <w:bottom w:val="none" w:sz="0" w:space="0" w:color="auto"/>
        <w:right w:val="none" w:sz="0" w:space="0" w:color="auto"/>
      </w:divBdr>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9130944">
      <w:bodyDiv w:val="1"/>
      <w:marLeft w:val="0"/>
      <w:marRight w:val="0"/>
      <w:marTop w:val="0"/>
      <w:marBottom w:val="0"/>
      <w:divBdr>
        <w:top w:val="none" w:sz="0" w:space="0" w:color="auto"/>
        <w:left w:val="none" w:sz="0" w:space="0" w:color="auto"/>
        <w:bottom w:val="none" w:sz="0" w:space="0" w:color="auto"/>
        <w:right w:val="none" w:sz="0" w:space="0" w:color="auto"/>
      </w:divBdr>
    </w:div>
    <w:div w:id="1402601940">
      <w:bodyDiv w:val="1"/>
      <w:marLeft w:val="0"/>
      <w:marRight w:val="0"/>
      <w:marTop w:val="0"/>
      <w:marBottom w:val="0"/>
      <w:divBdr>
        <w:top w:val="none" w:sz="0" w:space="0" w:color="auto"/>
        <w:left w:val="none" w:sz="0" w:space="0" w:color="auto"/>
        <w:bottom w:val="none" w:sz="0" w:space="0" w:color="auto"/>
        <w:right w:val="none" w:sz="0" w:space="0" w:color="auto"/>
      </w:divBdr>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05444798">
      <w:bodyDiv w:val="1"/>
      <w:marLeft w:val="0"/>
      <w:marRight w:val="0"/>
      <w:marTop w:val="0"/>
      <w:marBottom w:val="0"/>
      <w:divBdr>
        <w:top w:val="none" w:sz="0" w:space="0" w:color="auto"/>
        <w:left w:val="none" w:sz="0" w:space="0" w:color="auto"/>
        <w:bottom w:val="none" w:sz="0" w:space="0" w:color="auto"/>
        <w:right w:val="none" w:sz="0" w:space="0" w:color="auto"/>
      </w:divBdr>
    </w:div>
    <w:div w:id="1407413840">
      <w:bodyDiv w:val="1"/>
      <w:marLeft w:val="0"/>
      <w:marRight w:val="0"/>
      <w:marTop w:val="0"/>
      <w:marBottom w:val="0"/>
      <w:divBdr>
        <w:top w:val="none" w:sz="0" w:space="0" w:color="auto"/>
        <w:left w:val="none" w:sz="0" w:space="0" w:color="auto"/>
        <w:bottom w:val="none" w:sz="0" w:space="0" w:color="auto"/>
        <w:right w:val="none" w:sz="0" w:space="0" w:color="auto"/>
      </w:divBdr>
    </w:div>
    <w:div w:id="1411461260">
      <w:bodyDiv w:val="1"/>
      <w:marLeft w:val="0"/>
      <w:marRight w:val="0"/>
      <w:marTop w:val="0"/>
      <w:marBottom w:val="0"/>
      <w:divBdr>
        <w:top w:val="none" w:sz="0" w:space="0" w:color="auto"/>
        <w:left w:val="none" w:sz="0" w:space="0" w:color="auto"/>
        <w:bottom w:val="none" w:sz="0" w:space="0" w:color="auto"/>
        <w:right w:val="none" w:sz="0" w:space="0" w:color="auto"/>
      </w:divBdr>
    </w:div>
    <w:div w:id="1412238764">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5585797">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17364342">
      <w:bodyDiv w:val="1"/>
      <w:marLeft w:val="0"/>
      <w:marRight w:val="0"/>
      <w:marTop w:val="0"/>
      <w:marBottom w:val="0"/>
      <w:divBdr>
        <w:top w:val="none" w:sz="0" w:space="0" w:color="auto"/>
        <w:left w:val="none" w:sz="0" w:space="0" w:color="auto"/>
        <w:bottom w:val="none" w:sz="0" w:space="0" w:color="auto"/>
        <w:right w:val="none" w:sz="0" w:space="0" w:color="auto"/>
      </w:divBdr>
    </w:div>
    <w:div w:id="1424493239">
      <w:bodyDiv w:val="1"/>
      <w:marLeft w:val="0"/>
      <w:marRight w:val="0"/>
      <w:marTop w:val="0"/>
      <w:marBottom w:val="0"/>
      <w:divBdr>
        <w:top w:val="none" w:sz="0" w:space="0" w:color="auto"/>
        <w:left w:val="none" w:sz="0" w:space="0" w:color="auto"/>
        <w:bottom w:val="none" w:sz="0" w:space="0" w:color="auto"/>
        <w:right w:val="none" w:sz="0" w:space="0" w:color="auto"/>
      </w:divBdr>
    </w:div>
    <w:div w:id="1424565420">
      <w:bodyDiv w:val="1"/>
      <w:marLeft w:val="0"/>
      <w:marRight w:val="0"/>
      <w:marTop w:val="0"/>
      <w:marBottom w:val="0"/>
      <w:divBdr>
        <w:top w:val="none" w:sz="0" w:space="0" w:color="auto"/>
        <w:left w:val="none" w:sz="0" w:space="0" w:color="auto"/>
        <w:bottom w:val="none" w:sz="0" w:space="0" w:color="auto"/>
        <w:right w:val="none" w:sz="0" w:space="0" w:color="auto"/>
      </w:divBdr>
    </w:div>
    <w:div w:id="1431966713">
      <w:bodyDiv w:val="1"/>
      <w:marLeft w:val="0"/>
      <w:marRight w:val="0"/>
      <w:marTop w:val="0"/>
      <w:marBottom w:val="0"/>
      <w:divBdr>
        <w:top w:val="none" w:sz="0" w:space="0" w:color="auto"/>
        <w:left w:val="none" w:sz="0" w:space="0" w:color="auto"/>
        <w:bottom w:val="none" w:sz="0" w:space="0" w:color="auto"/>
        <w:right w:val="none" w:sz="0" w:space="0" w:color="auto"/>
      </w:divBdr>
    </w:div>
    <w:div w:id="1434520917">
      <w:bodyDiv w:val="1"/>
      <w:marLeft w:val="0"/>
      <w:marRight w:val="0"/>
      <w:marTop w:val="0"/>
      <w:marBottom w:val="0"/>
      <w:divBdr>
        <w:top w:val="none" w:sz="0" w:space="0" w:color="auto"/>
        <w:left w:val="none" w:sz="0" w:space="0" w:color="auto"/>
        <w:bottom w:val="none" w:sz="0" w:space="0" w:color="auto"/>
        <w:right w:val="none" w:sz="0" w:space="0" w:color="auto"/>
      </w:divBdr>
    </w:div>
    <w:div w:id="1436555784">
      <w:bodyDiv w:val="1"/>
      <w:marLeft w:val="0"/>
      <w:marRight w:val="0"/>
      <w:marTop w:val="0"/>
      <w:marBottom w:val="0"/>
      <w:divBdr>
        <w:top w:val="none" w:sz="0" w:space="0" w:color="auto"/>
        <w:left w:val="none" w:sz="0" w:space="0" w:color="auto"/>
        <w:bottom w:val="none" w:sz="0" w:space="0" w:color="auto"/>
        <w:right w:val="none" w:sz="0" w:space="0" w:color="auto"/>
      </w:divBdr>
    </w:div>
    <w:div w:id="1440104987">
      <w:bodyDiv w:val="1"/>
      <w:marLeft w:val="0"/>
      <w:marRight w:val="0"/>
      <w:marTop w:val="0"/>
      <w:marBottom w:val="0"/>
      <w:divBdr>
        <w:top w:val="none" w:sz="0" w:space="0" w:color="auto"/>
        <w:left w:val="none" w:sz="0" w:space="0" w:color="auto"/>
        <w:bottom w:val="none" w:sz="0" w:space="0" w:color="auto"/>
        <w:right w:val="none" w:sz="0" w:space="0" w:color="auto"/>
      </w:divBdr>
    </w:div>
    <w:div w:id="1442988722">
      <w:bodyDiv w:val="1"/>
      <w:marLeft w:val="0"/>
      <w:marRight w:val="0"/>
      <w:marTop w:val="0"/>
      <w:marBottom w:val="0"/>
      <w:divBdr>
        <w:top w:val="none" w:sz="0" w:space="0" w:color="auto"/>
        <w:left w:val="none" w:sz="0" w:space="0" w:color="auto"/>
        <w:bottom w:val="none" w:sz="0" w:space="0" w:color="auto"/>
        <w:right w:val="none" w:sz="0" w:space="0" w:color="auto"/>
      </w:divBdr>
    </w:div>
    <w:div w:id="1443383105">
      <w:bodyDiv w:val="1"/>
      <w:marLeft w:val="0"/>
      <w:marRight w:val="0"/>
      <w:marTop w:val="0"/>
      <w:marBottom w:val="0"/>
      <w:divBdr>
        <w:top w:val="none" w:sz="0" w:space="0" w:color="auto"/>
        <w:left w:val="none" w:sz="0" w:space="0" w:color="auto"/>
        <w:bottom w:val="none" w:sz="0" w:space="0" w:color="auto"/>
        <w:right w:val="none" w:sz="0" w:space="0" w:color="auto"/>
      </w:divBdr>
    </w:div>
    <w:div w:id="1447889609">
      <w:bodyDiv w:val="1"/>
      <w:marLeft w:val="0"/>
      <w:marRight w:val="0"/>
      <w:marTop w:val="0"/>
      <w:marBottom w:val="0"/>
      <w:divBdr>
        <w:top w:val="none" w:sz="0" w:space="0" w:color="auto"/>
        <w:left w:val="none" w:sz="0" w:space="0" w:color="auto"/>
        <w:bottom w:val="none" w:sz="0" w:space="0" w:color="auto"/>
        <w:right w:val="none" w:sz="0" w:space="0" w:color="auto"/>
      </w:divBdr>
    </w:div>
    <w:div w:id="1450053389">
      <w:bodyDiv w:val="1"/>
      <w:marLeft w:val="0"/>
      <w:marRight w:val="0"/>
      <w:marTop w:val="0"/>
      <w:marBottom w:val="0"/>
      <w:divBdr>
        <w:top w:val="none" w:sz="0" w:space="0" w:color="auto"/>
        <w:left w:val="none" w:sz="0" w:space="0" w:color="auto"/>
        <w:bottom w:val="none" w:sz="0" w:space="0" w:color="auto"/>
        <w:right w:val="none" w:sz="0" w:space="0" w:color="auto"/>
      </w:divBdr>
    </w:div>
    <w:div w:id="1450977539">
      <w:bodyDiv w:val="1"/>
      <w:marLeft w:val="0"/>
      <w:marRight w:val="0"/>
      <w:marTop w:val="0"/>
      <w:marBottom w:val="0"/>
      <w:divBdr>
        <w:top w:val="none" w:sz="0" w:space="0" w:color="auto"/>
        <w:left w:val="none" w:sz="0" w:space="0" w:color="auto"/>
        <w:bottom w:val="none" w:sz="0" w:space="0" w:color="auto"/>
        <w:right w:val="none" w:sz="0" w:space="0" w:color="auto"/>
      </w:divBdr>
    </w:div>
    <w:div w:id="1460220648">
      <w:bodyDiv w:val="1"/>
      <w:marLeft w:val="0"/>
      <w:marRight w:val="0"/>
      <w:marTop w:val="0"/>
      <w:marBottom w:val="0"/>
      <w:divBdr>
        <w:top w:val="none" w:sz="0" w:space="0" w:color="auto"/>
        <w:left w:val="none" w:sz="0" w:space="0" w:color="auto"/>
        <w:bottom w:val="none" w:sz="0" w:space="0" w:color="auto"/>
        <w:right w:val="none" w:sz="0" w:space="0" w:color="auto"/>
      </w:divBdr>
    </w:div>
    <w:div w:id="1462531249">
      <w:bodyDiv w:val="1"/>
      <w:marLeft w:val="0"/>
      <w:marRight w:val="0"/>
      <w:marTop w:val="0"/>
      <w:marBottom w:val="0"/>
      <w:divBdr>
        <w:top w:val="none" w:sz="0" w:space="0" w:color="auto"/>
        <w:left w:val="none" w:sz="0" w:space="0" w:color="auto"/>
        <w:bottom w:val="none" w:sz="0" w:space="0" w:color="auto"/>
        <w:right w:val="none" w:sz="0" w:space="0" w:color="auto"/>
      </w:divBdr>
    </w:div>
    <w:div w:id="1472096608">
      <w:bodyDiv w:val="1"/>
      <w:marLeft w:val="0"/>
      <w:marRight w:val="0"/>
      <w:marTop w:val="0"/>
      <w:marBottom w:val="0"/>
      <w:divBdr>
        <w:top w:val="none" w:sz="0" w:space="0" w:color="auto"/>
        <w:left w:val="none" w:sz="0" w:space="0" w:color="auto"/>
        <w:bottom w:val="none" w:sz="0" w:space="0" w:color="auto"/>
        <w:right w:val="none" w:sz="0" w:space="0" w:color="auto"/>
      </w:divBdr>
    </w:div>
    <w:div w:id="1472364304">
      <w:bodyDiv w:val="1"/>
      <w:marLeft w:val="0"/>
      <w:marRight w:val="0"/>
      <w:marTop w:val="0"/>
      <w:marBottom w:val="0"/>
      <w:divBdr>
        <w:top w:val="none" w:sz="0" w:space="0" w:color="auto"/>
        <w:left w:val="none" w:sz="0" w:space="0" w:color="auto"/>
        <w:bottom w:val="none" w:sz="0" w:space="0" w:color="auto"/>
        <w:right w:val="none" w:sz="0" w:space="0" w:color="auto"/>
      </w:divBdr>
    </w:div>
    <w:div w:id="1473328429">
      <w:bodyDiv w:val="1"/>
      <w:marLeft w:val="0"/>
      <w:marRight w:val="0"/>
      <w:marTop w:val="0"/>
      <w:marBottom w:val="0"/>
      <w:divBdr>
        <w:top w:val="none" w:sz="0" w:space="0" w:color="auto"/>
        <w:left w:val="none" w:sz="0" w:space="0" w:color="auto"/>
        <w:bottom w:val="none" w:sz="0" w:space="0" w:color="auto"/>
        <w:right w:val="none" w:sz="0" w:space="0" w:color="auto"/>
      </w:divBdr>
    </w:div>
    <w:div w:id="1474174484">
      <w:bodyDiv w:val="1"/>
      <w:marLeft w:val="0"/>
      <w:marRight w:val="0"/>
      <w:marTop w:val="0"/>
      <w:marBottom w:val="0"/>
      <w:divBdr>
        <w:top w:val="none" w:sz="0" w:space="0" w:color="auto"/>
        <w:left w:val="none" w:sz="0" w:space="0" w:color="auto"/>
        <w:bottom w:val="none" w:sz="0" w:space="0" w:color="auto"/>
        <w:right w:val="none" w:sz="0" w:space="0" w:color="auto"/>
      </w:divBdr>
    </w:div>
    <w:div w:id="1478377959">
      <w:bodyDiv w:val="1"/>
      <w:marLeft w:val="0"/>
      <w:marRight w:val="0"/>
      <w:marTop w:val="0"/>
      <w:marBottom w:val="0"/>
      <w:divBdr>
        <w:top w:val="none" w:sz="0" w:space="0" w:color="auto"/>
        <w:left w:val="none" w:sz="0" w:space="0" w:color="auto"/>
        <w:bottom w:val="none" w:sz="0" w:space="0" w:color="auto"/>
        <w:right w:val="none" w:sz="0" w:space="0" w:color="auto"/>
      </w:divBdr>
    </w:div>
    <w:div w:id="1485199275">
      <w:bodyDiv w:val="1"/>
      <w:marLeft w:val="0"/>
      <w:marRight w:val="0"/>
      <w:marTop w:val="0"/>
      <w:marBottom w:val="0"/>
      <w:divBdr>
        <w:top w:val="none" w:sz="0" w:space="0" w:color="auto"/>
        <w:left w:val="none" w:sz="0" w:space="0" w:color="auto"/>
        <w:bottom w:val="none" w:sz="0" w:space="0" w:color="auto"/>
        <w:right w:val="none" w:sz="0" w:space="0" w:color="auto"/>
      </w:divBdr>
    </w:div>
    <w:div w:id="1486242018">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492870940">
      <w:bodyDiv w:val="1"/>
      <w:marLeft w:val="0"/>
      <w:marRight w:val="0"/>
      <w:marTop w:val="0"/>
      <w:marBottom w:val="0"/>
      <w:divBdr>
        <w:top w:val="none" w:sz="0" w:space="0" w:color="auto"/>
        <w:left w:val="none" w:sz="0" w:space="0" w:color="auto"/>
        <w:bottom w:val="none" w:sz="0" w:space="0" w:color="auto"/>
        <w:right w:val="none" w:sz="0" w:space="0" w:color="auto"/>
      </w:divBdr>
    </w:div>
    <w:div w:id="1493637615">
      <w:bodyDiv w:val="1"/>
      <w:marLeft w:val="0"/>
      <w:marRight w:val="0"/>
      <w:marTop w:val="0"/>
      <w:marBottom w:val="0"/>
      <w:divBdr>
        <w:top w:val="none" w:sz="0" w:space="0" w:color="auto"/>
        <w:left w:val="none" w:sz="0" w:space="0" w:color="auto"/>
        <w:bottom w:val="none" w:sz="0" w:space="0" w:color="auto"/>
        <w:right w:val="none" w:sz="0" w:space="0" w:color="auto"/>
      </w:divBdr>
    </w:div>
    <w:div w:id="1494642562">
      <w:bodyDiv w:val="1"/>
      <w:marLeft w:val="0"/>
      <w:marRight w:val="0"/>
      <w:marTop w:val="0"/>
      <w:marBottom w:val="0"/>
      <w:divBdr>
        <w:top w:val="none" w:sz="0" w:space="0" w:color="auto"/>
        <w:left w:val="none" w:sz="0" w:space="0" w:color="auto"/>
        <w:bottom w:val="none" w:sz="0" w:space="0" w:color="auto"/>
        <w:right w:val="none" w:sz="0" w:space="0" w:color="auto"/>
      </w:divBdr>
    </w:div>
    <w:div w:id="1496409119">
      <w:bodyDiv w:val="1"/>
      <w:marLeft w:val="0"/>
      <w:marRight w:val="0"/>
      <w:marTop w:val="0"/>
      <w:marBottom w:val="0"/>
      <w:divBdr>
        <w:top w:val="none" w:sz="0" w:space="0" w:color="auto"/>
        <w:left w:val="none" w:sz="0" w:space="0" w:color="auto"/>
        <w:bottom w:val="none" w:sz="0" w:space="0" w:color="auto"/>
        <w:right w:val="none" w:sz="0" w:space="0" w:color="auto"/>
      </w:divBdr>
    </w:div>
    <w:div w:id="1504514802">
      <w:bodyDiv w:val="1"/>
      <w:marLeft w:val="0"/>
      <w:marRight w:val="0"/>
      <w:marTop w:val="0"/>
      <w:marBottom w:val="0"/>
      <w:divBdr>
        <w:top w:val="none" w:sz="0" w:space="0" w:color="auto"/>
        <w:left w:val="none" w:sz="0" w:space="0" w:color="auto"/>
        <w:bottom w:val="none" w:sz="0" w:space="0" w:color="auto"/>
        <w:right w:val="none" w:sz="0" w:space="0" w:color="auto"/>
      </w:divBdr>
    </w:div>
    <w:div w:id="1506091059">
      <w:bodyDiv w:val="1"/>
      <w:marLeft w:val="0"/>
      <w:marRight w:val="0"/>
      <w:marTop w:val="0"/>
      <w:marBottom w:val="0"/>
      <w:divBdr>
        <w:top w:val="none" w:sz="0" w:space="0" w:color="auto"/>
        <w:left w:val="none" w:sz="0" w:space="0" w:color="auto"/>
        <w:bottom w:val="none" w:sz="0" w:space="0" w:color="auto"/>
        <w:right w:val="none" w:sz="0" w:space="0" w:color="auto"/>
      </w:divBdr>
    </w:div>
    <w:div w:id="1506165291">
      <w:bodyDiv w:val="1"/>
      <w:marLeft w:val="0"/>
      <w:marRight w:val="0"/>
      <w:marTop w:val="0"/>
      <w:marBottom w:val="0"/>
      <w:divBdr>
        <w:top w:val="none" w:sz="0" w:space="0" w:color="auto"/>
        <w:left w:val="none" w:sz="0" w:space="0" w:color="auto"/>
        <w:bottom w:val="none" w:sz="0" w:space="0" w:color="auto"/>
        <w:right w:val="none" w:sz="0" w:space="0" w:color="auto"/>
      </w:divBdr>
    </w:div>
    <w:div w:id="1511673617">
      <w:bodyDiv w:val="1"/>
      <w:marLeft w:val="0"/>
      <w:marRight w:val="0"/>
      <w:marTop w:val="0"/>
      <w:marBottom w:val="0"/>
      <w:divBdr>
        <w:top w:val="none" w:sz="0" w:space="0" w:color="auto"/>
        <w:left w:val="none" w:sz="0" w:space="0" w:color="auto"/>
        <w:bottom w:val="none" w:sz="0" w:space="0" w:color="auto"/>
        <w:right w:val="none" w:sz="0" w:space="0" w:color="auto"/>
      </w:divBdr>
    </w:div>
    <w:div w:id="1512572495">
      <w:bodyDiv w:val="1"/>
      <w:marLeft w:val="0"/>
      <w:marRight w:val="0"/>
      <w:marTop w:val="0"/>
      <w:marBottom w:val="0"/>
      <w:divBdr>
        <w:top w:val="none" w:sz="0" w:space="0" w:color="auto"/>
        <w:left w:val="none" w:sz="0" w:space="0" w:color="auto"/>
        <w:bottom w:val="none" w:sz="0" w:space="0" w:color="auto"/>
        <w:right w:val="none" w:sz="0" w:space="0" w:color="auto"/>
      </w:divBdr>
    </w:div>
    <w:div w:id="1516767976">
      <w:bodyDiv w:val="1"/>
      <w:marLeft w:val="0"/>
      <w:marRight w:val="0"/>
      <w:marTop w:val="0"/>
      <w:marBottom w:val="0"/>
      <w:divBdr>
        <w:top w:val="none" w:sz="0" w:space="0" w:color="auto"/>
        <w:left w:val="none" w:sz="0" w:space="0" w:color="auto"/>
        <w:bottom w:val="none" w:sz="0" w:space="0" w:color="auto"/>
        <w:right w:val="none" w:sz="0" w:space="0" w:color="auto"/>
      </w:divBdr>
    </w:div>
    <w:div w:id="1520194452">
      <w:bodyDiv w:val="1"/>
      <w:marLeft w:val="0"/>
      <w:marRight w:val="0"/>
      <w:marTop w:val="0"/>
      <w:marBottom w:val="0"/>
      <w:divBdr>
        <w:top w:val="none" w:sz="0" w:space="0" w:color="auto"/>
        <w:left w:val="none" w:sz="0" w:space="0" w:color="auto"/>
        <w:bottom w:val="none" w:sz="0" w:space="0" w:color="auto"/>
        <w:right w:val="none" w:sz="0" w:space="0" w:color="auto"/>
      </w:divBdr>
    </w:div>
    <w:div w:id="1520317782">
      <w:bodyDiv w:val="1"/>
      <w:marLeft w:val="0"/>
      <w:marRight w:val="0"/>
      <w:marTop w:val="0"/>
      <w:marBottom w:val="0"/>
      <w:divBdr>
        <w:top w:val="none" w:sz="0" w:space="0" w:color="auto"/>
        <w:left w:val="none" w:sz="0" w:space="0" w:color="auto"/>
        <w:bottom w:val="none" w:sz="0" w:space="0" w:color="auto"/>
        <w:right w:val="none" w:sz="0" w:space="0" w:color="auto"/>
      </w:divBdr>
    </w:div>
    <w:div w:id="1521552991">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24123511">
      <w:bodyDiv w:val="1"/>
      <w:marLeft w:val="0"/>
      <w:marRight w:val="0"/>
      <w:marTop w:val="0"/>
      <w:marBottom w:val="0"/>
      <w:divBdr>
        <w:top w:val="none" w:sz="0" w:space="0" w:color="auto"/>
        <w:left w:val="none" w:sz="0" w:space="0" w:color="auto"/>
        <w:bottom w:val="none" w:sz="0" w:space="0" w:color="auto"/>
        <w:right w:val="none" w:sz="0" w:space="0" w:color="auto"/>
      </w:divBdr>
    </w:div>
    <w:div w:id="1525285749">
      <w:bodyDiv w:val="1"/>
      <w:marLeft w:val="0"/>
      <w:marRight w:val="0"/>
      <w:marTop w:val="0"/>
      <w:marBottom w:val="0"/>
      <w:divBdr>
        <w:top w:val="none" w:sz="0" w:space="0" w:color="auto"/>
        <w:left w:val="none" w:sz="0" w:space="0" w:color="auto"/>
        <w:bottom w:val="none" w:sz="0" w:space="0" w:color="auto"/>
        <w:right w:val="none" w:sz="0" w:space="0" w:color="auto"/>
      </w:divBdr>
    </w:div>
    <w:div w:id="1527937535">
      <w:bodyDiv w:val="1"/>
      <w:marLeft w:val="0"/>
      <w:marRight w:val="0"/>
      <w:marTop w:val="0"/>
      <w:marBottom w:val="0"/>
      <w:divBdr>
        <w:top w:val="none" w:sz="0" w:space="0" w:color="auto"/>
        <w:left w:val="none" w:sz="0" w:space="0" w:color="auto"/>
        <w:bottom w:val="none" w:sz="0" w:space="0" w:color="auto"/>
        <w:right w:val="none" w:sz="0" w:space="0" w:color="auto"/>
      </w:divBdr>
    </w:div>
    <w:div w:id="1531450294">
      <w:bodyDiv w:val="1"/>
      <w:marLeft w:val="0"/>
      <w:marRight w:val="0"/>
      <w:marTop w:val="0"/>
      <w:marBottom w:val="0"/>
      <w:divBdr>
        <w:top w:val="none" w:sz="0" w:space="0" w:color="auto"/>
        <w:left w:val="none" w:sz="0" w:space="0" w:color="auto"/>
        <w:bottom w:val="none" w:sz="0" w:space="0" w:color="auto"/>
        <w:right w:val="none" w:sz="0" w:space="0" w:color="auto"/>
      </w:divBdr>
    </w:div>
    <w:div w:id="1536889785">
      <w:bodyDiv w:val="1"/>
      <w:marLeft w:val="0"/>
      <w:marRight w:val="0"/>
      <w:marTop w:val="0"/>
      <w:marBottom w:val="0"/>
      <w:divBdr>
        <w:top w:val="none" w:sz="0" w:space="0" w:color="auto"/>
        <w:left w:val="none" w:sz="0" w:space="0" w:color="auto"/>
        <w:bottom w:val="none" w:sz="0" w:space="0" w:color="auto"/>
        <w:right w:val="none" w:sz="0" w:space="0" w:color="auto"/>
      </w:divBdr>
    </w:div>
    <w:div w:id="1537698613">
      <w:bodyDiv w:val="1"/>
      <w:marLeft w:val="0"/>
      <w:marRight w:val="0"/>
      <w:marTop w:val="0"/>
      <w:marBottom w:val="0"/>
      <w:divBdr>
        <w:top w:val="none" w:sz="0" w:space="0" w:color="auto"/>
        <w:left w:val="none" w:sz="0" w:space="0" w:color="auto"/>
        <w:bottom w:val="none" w:sz="0" w:space="0" w:color="auto"/>
        <w:right w:val="none" w:sz="0" w:space="0" w:color="auto"/>
      </w:divBdr>
    </w:div>
    <w:div w:id="1537700132">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39975019">
      <w:bodyDiv w:val="1"/>
      <w:marLeft w:val="0"/>
      <w:marRight w:val="0"/>
      <w:marTop w:val="0"/>
      <w:marBottom w:val="0"/>
      <w:divBdr>
        <w:top w:val="none" w:sz="0" w:space="0" w:color="auto"/>
        <w:left w:val="none" w:sz="0" w:space="0" w:color="auto"/>
        <w:bottom w:val="none" w:sz="0" w:space="0" w:color="auto"/>
        <w:right w:val="none" w:sz="0" w:space="0" w:color="auto"/>
      </w:divBdr>
    </w:div>
    <w:div w:id="1542010823">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43522349">
      <w:bodyDiv w:val="1"/>
      <w:marLeft w:val="0"/>
      <w:marRight w:val="0"/>
      <w:marTop w:val="0"/>
      <w:marBottom w:val="0"/>
      <w:divBdr>
        <w:top w:val="none" w:sz="0" w:space="0" w:color="auto"/>
        <w:left w:val="none" w:sz="0" w:space="0" w:color="auto"/>
        <w:bottom w:val="none" w:sz="0" w:space="0" w:color="auto"/>
        <w:right w:val="none" w:sz="0" w:space="0" w:color="auto"/>
      </w:divBdr>
    </w:div>
    <w:div w:id="1549101636">
      <w:bodyDiv w:val="1"/>
      <w:marLeft w:val="0"/>
      <w:marRight w:val="0"/>
      <w:marTop w:val="0"/>
      <w:marBottom w:val="0"/>
      <w:divBdr>
        <w:top w:val="none" w:sz="0" w:space="0" w:color="auto"/>
        <w:left w:val="none" w:sz="0" w:space="0" w:color="auto"/>
        <w:bottom w:val="none" w:sz="0" w:space="0" w:color="auto"/>
        <w:right w:val="none" w:sz="0" w:space="0" w:color="auto"/>
      </w:divBdr>
    </w:div>
    <w:div w:id="1553080541">
      <w:bodyDiv w:val="1"/>
      <w:marLeft w:val="0"/>
      <w:marRight w:val="0"/>
      <w:marTop w:val="0"/>
      <w:marBottom w:val="0"/>
      <w:divBdr>
        <w:top w:val="none" w:sz="0" w:space="0" w:color="auto"/>
        <w:left w:val="none" w:sz="0" w:space="0" w:color="auto"/>
        <w:bottom w:val="none" w:sz="0" w:space="0" w:color="auto"/>
        <w:right w:val="none" w:sz="0" w:space="0" w:color="auto"/>
      </w:divBdr>
    </w:div>
    <w:div w:id="155399704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62212002">
      <w:bodyDiv w:val="1"/>
      <w:marLeft w:val="0"/>
      <w:marRight w:val="0"/>
      <w:marTop w:val="0"/>
      <w:marBottom w:val="0"/>
      <w:divBdr>
        <w:top w:val="none" w:sz="0" w:space="0" w:color="auto"/>
        <w:left w:val="none" w:sz="0" w:space="0" w:color="auto"/>
        <w:bottom w:val="none" w:sz="0" w:space="0" w:color="auto"/>
        <w:right w:val="none" w:sz="0" w:space="0" w:color="auto"/>
      </w:divBdr>
    </w:div>
    <w:div w:id="1565145967">
      <w:bodyDiv w:val="1"/>
      <w:marLeft w:val="0"/>
      <w:marRight w:val="0"/>
      <w:marTop w:val="0"/>
      <w:marBottom w:val="0"/>
      <w:divBdr>
        <w:top w:val="none" w:sz="0" w:space="0" w:color="auto"/>
        <w:left w:val="none" w:sz="0" w:space="0" w:color="auto"/>
        <w:bottom w:val="none" w:sz="0" w:space="0" w:color="auto"/>
        <w:right w:val="none" w:sz="0" w:space="0" w:color="auto"/>
      </w:divBdr>
    </w:div>
    <w:div w:id="1566842498">
      <w:bodyDiv w:val="1"/>
      <w:marLeft w:val="0"/>
      <w:marRight w:val="0"/>
      <w:marTop w:val="0"/>
      <w:marBottom w:val="0"/>
      <w:divBdr>
        <w:top w:val="none" w:sz="0" w:space="0" w:color="auto"/>
        <w:left w:val="none" w:sz="0" w:space="0" w:color="auto"/>
        <w:bottom w:val="none" w:sz="0" w:space="0" w:color="auto"/>
        <w:right w:val="none" w:sz="0" w:space="0" w:color="auto"/>
      </w:divBdr>
    </w:div>
    <w:div w:id="1568110985">
      <w:bodyDiv w:val="1"/>
      <w:marLeft w:val="0"/>
      <w:marRight w:val="0"/>
      <w:marTop w:val="0"/>
      <w:marBottom w:val="0"/>
      <w:divBdr>
        <w:top w:val="none" w:sz="0" w:space="0" w:color="auto"/>
        <w:left w:val="none" w:sz="0" w:space="0" w:color="auto"/>
        <w:bottom w:val="none" w:sz="0" w:space="0" w:color="auto"/>
        <w:right w:val="none" w:sz="0" w:space="0" w:color="auto"/>
      </w:divBdr>
    </w:div>
    <w:div w:id="1569270289">
      <w:bodyDiv w:val="1"/>
      <w:marLeft w:val="0"/>
      <w:marRight w:val="0"/>
      <w:marTop w:val="0"/>
      <w:marBottom w:val="0"/>
      <w:divBdr>
        <w:top w:val="none" w:sz="0" w:space="0" w:color="auto"/>
        <w:left w:val="none" w:sz="0" w:space="0" w:color="auto"/>
        <w:bottom w:val="none" w:sz="0" w:space="0" w:color="auto"/>
        <w:right w:val="none" w:sz="0" w:space="0" w:color="auto"/>
      </w:divBdr>
    </w:div>
    <w:div w:id="1576235687">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1475772">
      <w:bodyDiv w:val="1"/>
      <w:marLeft w:val="0"/>
      <w:marRight w:val="0"/>
      <w:marTop w:val="0"/>
      <w:marBottom w:val="0"/>
      <w:divBdr>
        <w:top w:val="none" w:sz="0" w:space="0" w:color="auto"/>
        <w:left w:val="none" w:sz="0" w:space="0" w:color="auto"/>
        <w:bottom w:val="none" w:sz="0" w:space="0" w:color="auto"/>
        <w:right w:val="none" w:sz="0" w:space="0" w:color="auto"/>
      </w:divBdr>
    </w:div>
    <w:div w:id="1582717571">
      <w:bodyDiv w:val="1"/>
      <w:marLeft w:val="0"/>
      <w:marRight w:val="0"/>
      <w:marTop w:val="0"/>
      <w:marBottom w:val="0"/>
      <w:divBdr>
        <w:top w:val="none" w:sz="0" w:space="0" w:color="auto"/>
        <w:left w:val="none" w:sz="0" w:space="0" w:color="auto"/>
        <w:bottom w:val="none" w:sz="0" w:space="0" w:color="auto"/>
        <w:right w:val="none" w:sz="0" w:space="0" w:color="auto"/>
      </w:divBdr>
    </w:div>
    <w:div w:id="15839532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89971122">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2762111">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03415942">
      <w:bodyDiv w:val="1"/>
      <w:marLeft w:val="0"/>
      <w:marRight w:val="0"/>
      <w:marTop w:val="0"/>
      <w:marBottom w:val="0"/>
      <w:divBdr>
        <w:top w:val="none" w:sz="0" w:space="0" w:color="auto"/>
        <w:left w:val="none" w:sz="0" w:space="0" w:color="auto"/>
        <w:bottom w:val="none" w:sz="0" w:space="0" w:color="auto"/>
        <w:right w:val="none" w:sz="0" w:space="0" w:color="auto"/>
      </w:divBdr>
    </w:div>
    <w:div w:id="1604920690">
      <w:bodyDiv w:val="1"/>
      <w:marLeft w:val="0"/>
      <w:marRight w:val="0"/>
      <w:marTop w:val="0"/>
      <w:marBottom w:val="0"/>
      <w:divBdr>
        <w:top w:val="none" w:sz="0" w:space="0" w:color="auto"/>
        <w:left w:val="none" w:sz="0" w:space="0" w:color="auto"/>
        <w:bottom w:val="none" w:sz="0" w:space="0" w:color="auto"/>
        <w:right w:val="none" w:sz="0" w:space="0" w:color="auto"/>
      </w:divBdr>
    </w:div>
    <w:div w:id="1605648859">
      <w:bodyDiv w:val="1"/>
      <w:marLeft w:val="0"/>
      <w:marRight w:val="0"/>
      <w:marTop w:val="0"/>
      <w:marBottom w:val="0"/>
      <w:divBdr>
        <w:top w:val="none" w:sz="0" w:space="0" w:color="auto"/>
        <w:left w:val="none" w:sz="0" w:space="0" w:color="auto"/>
        <w:bottom w:val="none" w:sz="0" w:space="0" w:color="auto"/>
        <w:right w:val="none" w:sz="0" w:space="0" w:color="auto"/>
      </w:divBdr>
    </w:div>
    <w:div w:id="1607880052">
      <w:bodyDiv w:val="1"/>
      <w:marLeft w:val="0"/>
      <w:marRight w:val="0"/>
      <w:marTop w:val="0"/>
      <w:marBottom w:val="0"/>
      <w:divBdr>
        <w:top w:val="none" w:sz="0" w:space="0" w:color="auto"/>
        <w:left w:val="none" w:sz="0" w:space="0" w:color="auto"/>
        <w:bottom w:val="none" w:sz="0" w:space="0" w:color="auto"/>
        <w:right w:val="none" w:sz="0" w:space="0" w:color="auto"/>
      </w:divBdr>
    </w:div>
    <w:div w:id="1612664489">
      <w:bodyDiv w:val="1"/>
      <w:marLeft w:val="0"/>
      <w:marRight w:val="0"/>
      <w:marTop w:val="0"/>
      <w:marBottom w:val="0"/>
      <w:divBdr>
        <w:top w:val="none" w:sz="0" w:space="0" w:color="auto"/>
        <w:left w:val="none" w:sz="0" w:space="0" w:color="auto"/>
        <w:bottom w:val="none" w:sz="0" w:space="0" w:color="auto"/>
        <w:right w:val="none" w:sz="0" w:space="0" w:color="auto"/>
      </w:divBdr>
    </w:div>
    <w:div w:id="1614169835">
      <w:bodyDiv w:val="1"/>
      <w:marLeft w:val="0"/>
      <w:marRight w:val="0"/>
      <w:marTop w:val="0"/>
      <w:marBottom w:val="0"/>
      <w:divBdr>
        <w:top w:val="none" w:sz="0" w:space="0" w:color="auto"/>
        <w:left w:val="none" w:sz="0" w:space="0" w:color="auto"/>
        <w:bottom w:val="none" w:sz="0" w:space="0" w:color="auto"/>
        <w:right w:val="none" w:sz="0" w:space="0" w:color="auto"/>
      </w:divBdr>
    </w:div>
    <w:div w:id="1615867006">
      <w:bodyDiv w:val="1"/>
      <w:marLeft w:val="0"/>
      <w:marRight w:val="0"/>
      <w:marTop w:val="0"/>
      <w:marBottom w:val="0"/>
      <w:divBdr>
        <w:top w:val="none" w:sz="0" w:space="0" w:color="auto"/>
        <w:left w:val="none" w:sz="0" w:space="0" w:color="auto"/>
        <w:bottom w:val="none" w:sz="0" w:space="0" w:color="auto"/>
        <w:right w:val="none" w:sz="0" w:space="0" w:color="auto"/>
      </w:divBdr>
    </w:div>
    <w:div w:id="1616985231">
      <w:bodyDiv w:val="1"/>
      <w:marLeft w:val="0"/>
      <w:marRight w:val="0"/>
      <w:marTop w:val="0"/>
      <w:marBottom w:val="0"/>
      <w:divBdr>
        <w:top w:val="none" w:sz="0" w:space="0" w:color="auto"/>
        <w:left w:val="none" w:sz="0" w:space="0" w:color="auto"/>
        <w:bottom w:val="none" w:sz="0" w:space="0" w:color="auto"/>
        <w:right w:val="none" w:sz="0" w:space="0" w:color="auto"/>
      </w:divBdr>
    </w:div>
    <w:div w:id="1619294310">
      <w:bodyDiv w:val="1"/>
      <w:marLeft w:val="0"/>
      <w:marRight w:val="0"/>
      <w:marTop w:val="0"/>
      <w:marBottom w:val="0"/>
      <w:divBdr>
        <w:top w:val="none" w:sz="0" w:space="0" w:color="auto"/>
        <w:left w:val="none" w:sz="0" w:space="0" w:color="auto"/>
        <w:bottom w:val="none" w:sz="0" w:space="0" w:color="auto"/>
        <w:right w:val="none" w:sz="0" w:space="0" w:color="auto"/>
      </w:divBdr>
    </w:div>
    <w:div w:id="1623609243">
      <w:bodyDiv w:val="1"/>
      <w:marLeft w:val="0"/>
      <w:marRight w:val="0"/>
      <w:marTop w:val="0"/>
      <w:marBottom w:val="0"/>
      <w:divBdr>
        <w:top w:val="none" w:sz="0" w:space="0" w:color="auto"/>
        <w:left w:val="none" w:sz="0" w:space="0" w:color="auto"/>
        <w:bottom w:val="none" w:sz="0" w:space="0" w:color="auto"/>
        <w:right w:val="none" w:sz="0" w:space="0" w:color="auto"/>
      </w:divBdr>
    </w:div>
    <w:div w:id="1624993431">
      <w:bodyDiv w:val="1"/>
      <w:marLeft w:val="0"/>
      <w:marRight w:val="0"/>
      <w:marTop w:val="0"/>
      <w:marBottom w:val="0"/>
      <w:divBdr>
        <w:top w:val="none" w:sz="0" w:space="0" w:color="auto"/>
        <w:left w:val="none" w:sz="0" w:space="0" w:color="auto"/>
        <w:bottom w:val="none" w:sz="0" w:space="0" w:color="auto"/>
        <w:right w:val="none" w:sz="0" w:space="0" w:color="auto"/>
      </w:divBdr>
      <w:divsChild>
        <w:div w:id="666633606">
          <w:marLeft w:val="0"/>
          <w:marRight w:val="0"/>
          <w:marTop w:val="0"/>
          <w:marBottom w:val="0"/>
          <w:divBdr>
            <w:top w:val="none" w:sz="0" w:space="0" w:color="auto"/>
            <w:left w:val="none" w:sz="0" w:space="0" w:color="auto"/>
            <w:bottom w:val="none" w:sz="0" w:space="0" w:color="auto"/>
            <w:right w:val="none" w:sz="0" w:space="0" w:color="auto"/>
          </w:divBdr>
        </w:div>
      </w:divsChild>
    </w:div>
    <w:div w:id="1626766033">
      <w:bodyDiv w:val="1"/>
      <w:marLeft w:val="0"/>
      <w:marRight w:val="0"/>
      <w:marTop w:val="0"/>
      <w:marBottom w:val="0"/>
      <w:divBdr>
        <w:top w:val="none" w:sz="0" w:space="0" w:color="auto"/>
        <w:left w:val="none" w:sz="0" w:space="0" w:color="auto"/>
        <w:bottom w:val="none" w:sz="0" w:space="0" w:color="auto"/>
        <w:right w:val="none" w:sz="0" w:space="0" w:color="auto"/>
      </w:divBdr>
    </w:div>
    <w:div w:id="1629892477">
      <w:bodyDiv w:val="1"/>
      <w:marLeft w:val="0"/>
      <w:marRight w:val="0"/>
      <w:marTop w:val="0"/>
      <w:marBottom w:val="0"/>
      <w:divBdr>
        <w:top w:val="none" w:sz="0" w:space="0" w:color="auto"/>
        <w:left w:val="none" w:sz="0" w:space="0" w:color="auto"/>
        <w:bottom w:val="none" w:sz="0" w:space="0" w:color="auto"/>
        <w:right w:val="none" w:sz="0" w:space="0" w:color="auto"/>
      </w:divBdr>
    </w:div>
    <w:div w:id="1630236204">
      <w:bodyDiv w:val="1"/>
      <w:marLeft w:val="0"/>
      <w:marRight w:val="0"/>
      <w:marTop w:val="0"/>
      <w:marBottom w:val="0"/>
      <w:divBdr>
        <w:top w:val="none" w:sz="0" w:space="0" w:color="auto"/>
        <w:left w:val="none" w:sz="0" w:space="0" w:color="auto"/>
        <w:bottom w:val="none" w:sz="0" w:space="0" w:color="auto"/>
        <w:right w:val="none" w:sz="0" w:space="0" w:color="auto"/>
      </w:divBdr>
    </w:div>
    <w:div w:id="1631470351">
      <w:bodyDiv w:val="1"/>
      <w:marLeft w:val="0"/>
      <w:marRight w:val="0"/>
      <w:marTop w:val="0"/>
      <w:marBottom w:val="0"/>
      <w:divBdr>
        <w:top w:val="none" w:sz="0" w:space="0" w:color="auto"/>
        <w:left w:val="none" w:sz="0" w:space="0" w:color="auto"/>
        <w:bottom w:val="none" w:sz="0" w:space="0" w:color="auto"/>
        <w:right w:val="none" w:sz="0" w:space="0" w:color="auto"/>
      </w:divBdr>
    </w:div>
    <w:div w:id="1632054154">
      <w:bodyDiv w:val="1"/>
      <w:marLeft w:val="0"/>
      <w:marRight w:val="0"/>
      <w:marTop w:val="0"/>
      <w:marBottom w:val="0"/>
      <w:divBdr>
        <w:top w:val="none" w:sz="0" w:space="0" w:color="auto"/>
        <w:left w:val="none" w:sz="0" w:space="0" w:color="auto"/>
        <w:bottom w:val="none" w:sz="0" w:space="0" w:color="auto"/>
        <w:right w:val="none" w:sz="0" w:space="0" w:color="auto"/>
      </w:divBdr>
    </w:div>
    <w:div w:id="1635090082">
      <w:bodyDiv w:val="1"/>
      <w:marLeft w:val="0"/>
      <w:marRight w:val="0"/>
      <w:marTop w:val="0"/>
      <w:marBottom w:val="0"/>
      <w:divBdr>
        <w:top w:val="none" w:sz="0" w:space="0" w:color="auto"/>
        <w:left w:val="none" w:sz="0" w:space="0" w:color="auto"/>
        <w:bottom w:val="none" w:sz="0" w:space="0" w:color="auto"/>
        <w:right w:val="none" w:sz="0" w:space="0" w:color="auto"/>
      </w:divBdr>
      <w:divsChild>
        <w:div w:id="638072435">
          <w:marLeft w:val="0"/>
          <w:marRight w:val="0"/>
          <w:marTop w:val="0"/>
          <w:marBottom w:val="0"/>
          <w:divBdr>
            <w:top w:val="none" w:sz="0" w:space="0" w:color="auto"/>
            <w:left w:val="none" w:sz="0" w:space="0" w:color="auto"/>
            <w:bottom w:val="none" w:sz="0" w:space="0" w:color="auto"/>
            <w:right w:val="none" w:sz="0" w:space="0" w:color="auto"/>
          </w:divBdr>
        </w:div>
      </w:divsChild>
    </w:div>
    <w:div w:id="1639723807">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41838998">
      <w:bodyDiv w:val="1"/>
      <w:marLeft w:val="0"/>
      <w:marRight w:val="0"/>
      <w:marTop w:val="0"/>
      <w:marBottom w:val="0"/>
      <w:divBdr>
        <w:top w:val="none" w:sz="0" w:space="0" w:color="auto"/>
        <w:left w:val="none" w:sz="0" w:space="0" w:color="auto"/>
        <w:bottom w:val="none" w:sz="0" w:space="0" w:color="auto"/>
        <w:right w:val="none" w:sz="0" w:space="0" w:color="auto"/>
      </w:divBdr>
    </w:div>
    <w:div w:id="1643190126">
      <w:bodyDiv w:val="1"/>
      <w:marLeft w:val="0"/>
      <w:marRight w:val="0"/>
      <w:marTop w:val="0"/>
      <w:marBottom w:val="0"/>
      <w:divBdr>
        <w:top w:val="none" w:sz="0" w:space="0" w:color="auto"/>
        <w:left w:val="none" w:sz="0" w:space="0" w:color="auto"/>
        <w:bottom w:val="none" w:sz="0" w:space="0" w:color="auto"/>
        <w:right w:val="none" w:sz="0" w:space="0" w:color="auto"/>
      </w:divBdr>
    </w:div>
    <w:div w:id="1645086845">
      <w:bodyDiv w:val="1"/>
      <w:marLeft w:val="0"/>
      <w:marRight w:val="0"/>
      <w:marTop w:val="0"/>
      <w:marBottom w:val="0"/>
      <w:divBdr>
        <w:top w:val="none" w:sz="0" w:space="0" w:color="auto"/>
        <w:left w:val="none" w:sz="0" w:space="0" w:color="auto"/>
        <w:bottom w:val="none" w:sz="0" w:space="0" w:color="auto"/>
        <w:right w:val="none" w:sz="0" w:space="0" w:color="auto"/>
      </w:divBdr>
    </w:div>
    <w:div w:id="164882668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57487332">
      <w:bodyDiv w:val="1"/>
      <w:marLeft w:val="0"/>
      <w:marRight w:val="0"/>
      <w:marTop w:val="0"/>
      <w:marBottom w:val="0"/>
      <w:divBdr>
        <w:top w:val="none" w:sz="0" w:space="0" w:color="auto"/>
        <w:left w:val="none" w:sz="0" w:space="0" w:color="auto"/>
        <w:bottom w:val="none" w:sz="0" w:space="0" w:color="auto"/>
        <w:right w:val="none" w:sz="0" w:space="0" w:color="auto"/>
      </w:divBdr>
    </w:div>
    <w:div w:id="1658339263">
      <w:bodyDiv w:val="1"/>
      <w:marLeft w:val="0"/>
      <w:marRight w:val="0"/>
      <w:marTop w:val="0"/>
      <w:marBottom w:val="0"/>
      <w:divBdr>
        <w:top w:val="none" w:sz="0" w:space="0" w:color="auto"/>
        <w:left w:val="none" w:sz="0" w:space="0" w:color="auto"/>
        <w:bottom w:val="none" w:sz="0" w:space="0" w:color="auto"/>
        <w:right w:val="none" w:sz="0" w:space="0" w:color="auto"/>
      </w:divBdr>
    </w:div>
    <w:div w:id="1659335364">
      <w:bodyDiv w:val="1"/>
      <w:marLeft w:val="0"/>
      <w:marRight w:val="0"/>
      <w:marTop w:val="0"/>
      <w:marBottom w:val="0"/>
      <w:divBdr>
        <w:top w:val="none" w:sz="0" w:space="0" w:color="auto"/>
        <w:left w:val="none" w:sz="0" w:space="0" w:color="auto"/>
        <w:bottom w:val="none" w:sz="0" w:space="0" w:color="auto"/>
        <w:right w:val="none" w:sz="0" w:space="0" w:color="auto"/>
      </w:divBdr>
    </w:div>
    <w:div w:id="1660647392">
      <w:bodyDiv w:val="1"/>
      <w:marLeft w:val="0"/>
      <w:marRight w:val="0"/>
      <w:marTop w:val="0"/>
      <w:marBottom w:val="0"/>
      <w:divBdr>
        <w:top w:val="none" w:sz="0" w:space="0" w:color="auto"/>
        <w:left w:val="none" w:sz="0" w:space="0" w:color="auto"/>
        <w:bottom w:val="none" w:sz="0" w:space="0" w:color="auto"/>
        <w:right w:val="none" w:sz="0" w:space="0" w:color="auto"/>
      </w:divBdr>
    </w:div>
    <w:div w:id="1662611615">
      <w:bodyDiv w:val="1"/>
      <w:marLeft w:val="0"/>
      <w:marRight w:val="0"/>
      <w:marTop w:val="0"/>
      <w:marBottom w:val="0"/>
      <w:divBdr>
        <w:top w:val="none" w:sz="0" w:space="0" w:color="auto"/>
        <w:left w:val="none" w:sz="0" w:space="0" w:color="auto"/>
        <w:bottom w:val="none" w:sz="0" w:space="0" w:color="auto"/>
        <w:right w:val="none" w:sz="0" w:space="0" w:color="auto"/>
      </w:divBdr>
    </w:div>
    <w:div w:id="1664504503">
      <w:bodyDiv w:val="1"/>
      <w:marLeft w:val="0"/>
      <w:marRight w:val="0"/>
      <w:marTop w:val="0"/>
      <w:marBottom w:val="0"/>
      <w:divBdr>
        <w:top w:val="none" w:sz="0" w:space="0" w:color="auto"/>
        <w:left w:val="none" w:sz="0" w:space="0" w:color="auto"/>
        <w:bottom w:val="none" w:sz="0" w:space="0" w:color="auto"/>
        <w:right w:val="none" w:sz="0" w:space="0" w:color="auto"/>
      </w:divBdr>
    </w:div>
    <w:div w:id="1666468990">
      <w:bodyDiv w:val="1"/>
      <w:marLeft w:val="0"/>
      <w:marRight w:val="0"/>
      <w:marTop w:val="0"/>
      <w:marBottom w:val="0"/>
      <w:divBdr>
        <w:top w:val="none" w:sz="0" w:space="0" w:color="auto"/>
        <w:left w:val="none" w:sz="0" w:space="0" w:color="auto"/>
        <w:bottom w:val="none" w:sz="0" w:space="0" w:color="auto"/>
        <w:right w:val="none" w:sz="0" w:space="0" w:color="auto"/>
      </w:divBdr>
    </w:div>
    <w:div w:id="1667396969">
      <w:bodyDiv w:val="1"/>
      <w:marLeft w:val="0"/>
      <w:marRight w:val="0"/>
      <w:marTop w:val="0"/>
      <w:marBottom w:val="0"/>
      <w:divBdr>
        <w:top w:val="none" w:sz="0" w:space="0" w:color="auto"/>
        <w:left w:val="none" w:sz="0" w:space="0" w:color="auto"/>
        <w:bottom w:val="none" w:sz="0" w:space="0" w:color="auto"/>
        <w:right w:val="none" w:sz="0" w:space="0" w:color="auto"/>
      </w:divBdr>
    </w:div>
    <w:div w:id="1668245925">
      <w:bodyDiv w:val="1"/>
      <w:marLeft w:val="0"/>
      <w:marRight w:val="0"/>
      <w:marTop w:val="0"/>
      <w:marBottom w:val="0"/>
      <w:divBdr>
        <w:top w:val="none" w:sz="0" w:space="0" w:color="auto"/>
        <w:left w:val="none" w:sz="0" w:space="0" w:color="auto"/>
        <w:bottom w:val="none" w:sz="0" w:space="0" w:color="auto"/>
        <w:right w:val="none" w:sz="0" w:space="0" w:color="auto"/>
      </w:divBdr>
    </w:div>
    <w:div w:id="1669792026">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3681982">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2294446">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231607">
      <w:bodyDiv w:val="1"/>
      <w:marLeft w:val="0"/>
      <w:marRight w:val="0"/>
      <w:marTop w:val="0"/>
      <w:marBottom w:val="0"/>
      <w:divBdr>
        <w:top w:val="none" w:sz="0" w:space="0" w:color="auto"/>
        <w:left w:val="none" w:sz="0" w:space="0" w:color="auto"/>
        <w:bottom w:val="none" w:sz="0" w:space="0" w:color="auto"/>
        <w:right w:val="none" w:sz="0" w:space="0" w:color="auto"/>
      </w:divBdr>
    </w:div>
    <w:div w:id="1699697022">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00935356">
      <w:bodyDiv w:val="1"/>
      <w:marLeft w:val="0"/>
      <w:marRight w:val="0"/>
      <w:marTop w:val="0"/>
      <w:marBottom w:val="0"/>
      <w:divBdr>
        <w:top w:val="none" w:sz="0" w:space="0" w:color="auto"/>
        <w:left w:val="none" w:sz="0" w:space="0" w:color="auto"/>
        <w:bottom w:val="none" w:sz="0" w:space="0" w:color="auto"/>
        <w:right w:val="none" w:sz="0" w:space="0" w:color="auto"/>
      </w:divBdr>
    </w:div>
    <w:div w:id="1701321204">
      <w:bodyDiv w:val="1"/>
      <w:marLeft w:val="0"/>
      <w:marRight w:val="0"/>
      <w:marTop w:val="0"/>
      <w:marBottom w:val="0"/>
      <w:divBdr>
        <w:top w:val="none" w:sz="0" w:space="0" w:color="auto"/>
        <w:left w:val="none" w:sz="0" w:space="0" w:color="auto"/>
        <w:bottom w:val="none" w:sz="0" w:space="0" w:color="auto"/>
        <w:right w:val="none" w:sz="0" w:space="0" w:color="auto"/>
      </w:divBdr>
    </w:div>
    <w:div w:id="1701511225">
      <w:bodyDiv w:val="1"/>
      <w:marLeft w:val="0"/>
      <w:marRight w:val="0"/>
      <w:marTop w:val="0"/>
      <w:marBottom w:val="0"/>
      <w:divBdr>
        <w:top w:val="none" w:sz="0" w:space="0" w:color="auto"/>
        <w:left w:val="none" w:sz="0" w:space="0" w:color="auto"/>
        <w:bottom w:val="none" w:sz="0" w:space="0" w:color="auto"/>
        <w:right w:val="none" w:sz="0" w:space="0" w:color="auto"/>
      </w:divBdr>
    </w:div>
    <w:div w:id="1702049846">
      <w:bodyDiv w:val="1"/>
      <w:marLeft w:val="0"/>
      <w:marRight w:val="0"/>
      <w:marTop w:val="0"/>
      <w:marBottom w:val="0"/>
      <w:divBdr>
        <w:top w:val="none" w:sz="0" w:space="0" w:color="auto"/>
        <w:left w:val="none" w:sz="0" w:space="0" w:color="auto"/>
        <w:bottom w:val="none" w:sz="0" w:space="0" w:color="auto"/>
        <w:right w:val="none" w:sz="0" w:space="0" w:color="auto"/>
      </w:divBdr>
    </w:div>
    <w:div w:id="1702435579">
      <w:bodyDiv w:val="1"/>
      <w:marLeft w:val="0"/>
      <w:marRight w:val="0"/>
      <w:marTop w:val="0"/>
      <w:marBottom w:val="0"/>
      <w:divBdr>
        <w:top w:val="none" w:sz="0" w:space="0" w:color="auto"/>
        <w:left w:val="none" w:sz="0" w:space="0" w:color="auto"/>
        <w:bottom w:val="none" w:sz="0" w:space="0" w:color="auto"/>
        <w:right w:val="none" w:sz="0" w:space="0" w:color="auto"/>
      </w:divBdr>
    </w:div>
    <w:div w:id="1703902760">
      <w:bodyDiv w:val="1"/>
      <w:marLeft w:val="0"/>
      <w:marRight w:val="0"/>
      <w:marTop w:val="0"/>
      <w:marBottom w:val="0"/>
      <w:divBdr>
        <w:top w:val="none" w:sz="0" w:space="0" w:color="auto"/>
        <w:left w:val="none" w:sz="0" w:space="0" w:color="auto"/>
        <w:bottom w:val="none" w:sz="0" w:space="0" w:color="auto"/>
        <w:right w:val="none" w:sz="0" w:space="0" w:color="auto"/>
      </w:divBdr>
    </w:div>
    <w:div w:id="1706060794">
      <w:bodyDiv w:val="1"/>
      <w:marLeft w:val="0"/>
      <w:marRight w:val="0"/>
      <w:marTop w:val="0"/>
      <w:marBottom w:val="0"/>
      <w:divBdr>
        <w:top w:val="none" w:sz="0" w:space="0" w:color="auto"/>
        <w:left w:val="none" w:sz="0" w:space="0" w:color="auto"/>
        <w:bottom w:val="none" w:sz="0" w:space="0" w:color="auto"/>
        <w:right w:val="none" w:sz="0" w:space="0" w:color="auto"/>
      </w:divBdr>
    </w:div>
    <w:div w:id="1707213757">
      <w:bodyDiv w:val="1"/>
      <w:marLeft w:val="0"/>
      <w:marRight w:val="0"/>
      <w:marTop w:val="0"/>
      <w:marBottom w:val="0"/>
      <w:divBdr>
        <w:top w:val="none" w:sz="0" w:space="0" w:color="auto"/>
        <w:left w:val="none" w:sz="0" w:space="0" w:color="auto"/>
        <w:bottom w:val="none" w:sz="0" w:space="0" w:color="auto"/>
        <w:right w:val="none" w:sz="0" w:space="0" w:color="auto"/>
      </w:divBdr>
    </w:div>
    <w:div w:id="1710447634">
      <w:bodyDiv w:val="1"/>
      <w:marLeft w:val="0"/>
      <w:marRight w:val="0"/>
      <w:marTop w:val="0"/>
      <w:marBottom w:val="0"/>
      <w:divBdr>
        <w:top w:val="none" w:sz="0" w:space="0" w:color="auto"/>
        <w:left w:val="none" w:sz="0" w:space="0" w:color="auto"/>
        <w:bottom w:val="none" w:sz="0" w:space="0" w:color="auto"/>
        <w:right w:val="none" w:sz="0" w:space="0" w:color="auto"/>
      </w:divBdr>
    </w:div>
    <w:div w:id="1714502086">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30182">
      <w:bodyDiv w:val="1"/>
      <w:marLeft w:val="0"/>
      <w:marRight w:val="0"/>
      <w:marTop w:val="0"/>
      <w:marBottom w:val="0"/>
      <w:divBdr>
        <w:top w:val="none" w:sz="0" w:space="0" w:color="auto"/>
        <w:left w:val="none" w:sz="0" w:space="0" w:color="auto"/>
        <w:bottom w:val="none" w:sz="0" w:space="0" w:color="auto"/>
        <w:right w:val="none" w:sz="0" w:space="0" w:color="auto"/>
      </w:divBdr>
      <w:divsChild>
        <w:div w:id="1493721361">
          <w:marLeft w:val="0"/>
          <w:marRight w:val="0"/>
          <w:marTop w:val="0"/>
          <w:marBottom w:val="0"/>
          <w:divBdr>
            <w:top w:val="none" w:sz="0" w:space="0" w:color="auto"/>
            <w:left w:val="none" w:sz="0" w:space="0" w:color="auto"/>
            <w:bottom w:val="none" w:sz="0" w:space="0" w:color="auto"/>
            <w:right w:val="none" w:sz="0" w:space="0" w:color="auto"/>
          </w:divBdr>
        </w:div>
      </w:divsChild>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17852534">
      <w:bodyDiv w:val="1"/>
      <w:marLeft w:val="0"/>
      <w:marRight w:val="0"/>
      <w:marTop w:val="0"/>
      <w:marBottom w:val="0"/>
      <w:divBdr>
        <w:top w:val="none" w:sz="0" w:space="0" w:color="auto"/>
        <w:left w:val="none" w:sz="0" w:space="0" w:color="auto"/>
        <w:bottom w:val="none" w:sz="0" w:space="0" w:color="auto"/>
        <w:right w:val="none" w:sz="0" w:space="0" w:color="auto"/>
      </w:divBdr>
    </w:div>
    <w:div w:id="1717967425">
      <w:bodyDiv w:val="1"/>
      <w:marLeft w:val="0"/>
      <w:marRight w:val="0"/>
      <w:marTop w:val="0"/>
      <w:marBottom w:val="0"/>
      <w:divBdr>
        <w:top w:val="none" w:sz="0" w:space="0" w:color="auto"/>
        <w:left w:val="none" w:sz="0" w:space="0" w:color="auto"/>
        <w:bottom w:val="none" w:sz="0" w:space="0" w:color="auto"/>
        <w:right w:val="none" w:sz="0" w:space="0" w:color="auto"/>
      </w:divBdr>
    </w:div>
    <w:div w:id="1721517428">
      <w:bodyDiv w:val="1"/>
      <w:marLeft w:val="0"/>
      <w:marRight w:val="0"/>
      <w:marTop w:val="0"/>
      <w:marBottom w:val="0"/>
      <w:divBdr>
        <w:top w:val="none" w:sz="0" w:space="0" w:color="auto"/>
        <w:left w:val="none" w:sz="0" w:space="0" w:color="auto"/>
        <w:bottom w:val="none" w:sz="0" w:space="0" w:color="auto"/>
        <w:right w:val="none" w:sz="0" w:space="0" w:color="auto"/>
      </w:divBdr>
    </w:div>
    <w:div w:id="1722827159">
      <w:bodyDiv w:val="1"/>
      <w:marLeft w:val="0"/>
      <w:marRight w:val="0"/>
      <w:marTop w:val="0"/>
      <w:marBottom w:val="0"/>
      <w:divBdr>
        <w:top w:val="none" w:sz="0" w:space="0" w:color="auto"/>
        <w:left w:val="none" w:sz="0" w:space="0" w:color="auto"/>
        <w:bottom w:val="none" w:sz="0" w:space="0" w:color="auto"/>
        <w:right w:val="none" w:sz="0" w:space="0" w:color="auto"/>
      </w:divBdr>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31080100">
      <w:bodyDiv w:val="1"/>
      <w:marLeft w:val="0"/>
      <w:marRight w:val="0"/>
      <w:marTop w:val="0"/>
      <w:marBottom w:val="0"/>
      <w:divBdr>
        <w:top w:val="none" w:sz="0" w:space="0" w:color="auto"/>
        <w:left w:val="none" w:sz="0" w:space="0" w:color="auto"/>
        <w:bottom w:val="none" w:sz="0" w:space="0" w:color="auto"/>
        <w:right w:val="none" w:sz="0" w:space="0" w:color="auto"/>
      </w:divBdr>
    </w:div>
    <w:div w:id="1738745041">
      <w:bodyDiv w:val="1"/>
      <w:marLeft w:val="0"/>
      <w:marRight w:val="0"/>
      <w:marTop w:val="0"/>
      <w:marBottom w:val="0"/>
      <w:divBdr>
        <w:top w:val="none" w:sz="0" w:space="0" w:color="auto"/>
        <w:left w:val="none" w:sz="0" w:space="0" w:color="auto"/>
        <w:bottom w:val="none" w:sz="0" w:space="0" w:color="auto"/>
        <w:right w:val="none" w:sz="0" w:space="0" w:color="auto"/>
      </w:divBdr>
    </w:div>
    <w:div w:id="1738899334">
      <w:bodyDiv w:val="1"/>
      <w:marLeft w:val="0"/>
      <w:marRight w:val="0"/>
      <w:marTop w:val="0"/>
      <w:marBottom w:val="0"/>
      <w:divBdr>
        <w:top w:val="none" w:sz="0" w:space="0" w:color="auto"/>
        <w:left w:val="none" w:sz="0" w:space="0" w:color="auto"/>
        <w:bottom w:val="none" w:sz="0" w:space="0" w:color="auto"/>
        <w:right w:val="none" w:sz="0" w:space="0" w:color="auto"/>
      </w:divBdr>
    </w:div>
    <w:div w:id="1742022365">
      <w:bodyDiv w:val="1"/>
      <w:marLeft w:val="0"/>
      <w:marRight w:val="0"/>
      <w:marTop w:val="0"/>
      <w:marBottom w:val="0"/>
      <w:divBdr>
        <w:top w:val="none" w:sz="0" w:space="0" w:color="auto"/>
        <w:left w:val="none" w:sz="0" w:space="0" w:color="auto"/>
        <w:bottom w:val="none" w:sz="0" w:space="0" w:color="auto"/>
        <w:right w:val="none" w:sz="0" w:space="0" w:color="auto"/>
      </w:divBdr>
    </w:div>
    <w:div w:id="1742677480">
      <w:bodyDiv w:val="1"/>
      <w:marLeft w:val="0"/>
      <w:marRight w:val="0"/>
      <w:marTop w:val="0"/>
      <w:marBottom w:val="0"/>
      <w:divBdr>
        <w:top w:val="none" w:sz="0" w:space="0" w:color="auto"/>
        <w:left w:val="none" w:sz="0" w:space="0" w:color="auto"/>
        <w:bottom w:val="none" w:sz="0" w:space="0" w:color="auto"/>
        <w:right w:val="none" w:sz="0" w:space="0" w:color="auto"/>
      </w:divBdr>
    </w:div>
    <w:div w:id="1742871625">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5644778">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2846406">
      <w:bodyDiv w:val="1"/>
      <w:marLeft w:val="0"/>
      <w:marRight w:val="0"/>
      <w:marTop w:val="0"/>
      <w:marBottom w:val="0"/>
      <w:divBdr>
        <w:top w:val="none" w:sz="0" w:space="0" w:color="auto"/>
        <w:left w:val="none" w:sz="0" w:space="0" w:color="auto"/>
        <w:bottom w:val="none" w:sz="0" w:space="0" w:color="auto"/>
        <w:right w:val="none" w:sz="0" w:space="0" w:color="auto"/>
      </w:divBdr>
    </w:div>
    <w:div w:id="1753352774">
      <w:bodyDiv w:val="1"/>
      <w:marLeft w:val="0"/>
      <w:marRight w:val="0"/>
      <w:marTop w:val="0"/>
      <w:marBottom w:val="0"/>
      <w:divBdr>
        <w:top w:val="none" w:sz="0" w:space="0" w:color="auto"/>
        <w:left w:val="none" w:sz="0" w:space="0" w:color="auto"/>
        <w:bottom w:val="none" w:sz="0" w:space="0" w:color="auto"/>
        <w:right w:val="none" w:sz="0" w:space="0" w:color="auto"/>
      </w:divBdr>
    </w:div>
    <w:div w:id="1754233667">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63605770">
      <w:bodyDiv w:val="1"/>
      <w:marLeft w:val="0"/>
      <w:marRight w:val="0"/>
      <w:marTop w:val="0"/>
      <w:marBottom w:val="0"/>
      <w:divBdr>
        <w:top w:val="none" w:sz="0" w:space="0" w:color="auto"/>
        <w:left w:val="none" w:sz="0" w:space="0" w:color="auto"/>
        <w:bottom w:val="none" w:sz="0" w:space="0" w:color="auto"/>
        <w:right w:val="none" w:sz="0" w:space="0" w:color="auto"/>
      </w:divBdr>
    </w:div>
    <w:div w:id="1769234945">
      <w:bodyDiv w:val="1"/>
      <w:marLeft w:val="0"/>
      <w:marRight w:val="0"/>
      <w:marTop w:val="0"/>
      <w:marBottom w:val="0"/>
      <w:divBdr>
        <w:top w:val="none" w:sz="0" w:space="0" w:color="auto"/>
        <w:left w:val="none" w:sz="0" w:space="0" w:color="auto"/>
        <w:bottom w:val="none" w:sz="0" w:space="0" w:color="auto"/>
        <w:right w:val="none" w:sz="0" w:space="0" w:color="auto"/>
      </w:divBdr>
    </w:div>
    <w:div w:id="1772512685">
      <w:bodyDiv w:val="1"/>
      <w:marLeft w:val="0"/>
      <w:marRight w:val="0"/>
      <w:marTop w:val="0"/>
      <w:marBottom w:val="0"/>
      <w:divBdr>
        <w:top w:val="none" w:sz="0" w:space="0" w:color="auto"/>
        <w:left w:val="none" w:sz="0" w:space="0" w:color="auto"/>
        <w:bottom w:val="none" w:sz="0" w:space="0" w:color="auto"/>
        <w:right w:val="none" w:sz="0" w:space="0" w:color="auto"/>
      </w:divBdr>
    </w:div>
    <w:div w:id="1779450395">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2528825">
      <w:bodyDiv w:val="1"/>
      <w:marLeft w:val="0"/>
      <w:marRight w:val="0"/>
      <w:marTop w:val="0"/>
      <w:marBottom w:val="0"/>
      <w:divBdr>
        <w:top w:val="none" w:sz="0" w:space="0" w:color="auto"/>
        <w:left w:val="none" w:sz="0" w:space="0" w:color="auto"/>
        <w:bottom w:val="none" w:sz="0" w:space="0" w:color="auto"/>
        <w:right w:val="none" w:sz="0" w:space="0" w:color="auto"/>
      </w:divBdr>
    </w:div>
    <w:div w:id="1787506984">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88769923">
      <w:bodyDiv w:val="1"/>
      <w:marLeft w:val="0"/>
      <w:marRight w:val="0"/>
      <w:marTop w:val="0"/>
      <w:marBottom w:val="0"/>
      <w:divBdr>
        <w:top w:val="none" w:sz="0" w:space="0" w:color="auto"/>
        <w:left w:val="none" w:sz="0" w:space="0" w:color="auto"/>
        <w:bottom w:val="none" w:sz="0" w:space="0" w:color="auto"/>
        <w:right w:val="none" w:sz="0" w:space="0" w:color="auto"/>
      </w:divBdr>
    </w:div>
    <w:div w:id="1789928311">
      <w:bodyDiv w:val="1"/>
      <w:marLeft w:val="0"/>
      <w:marRight w:val="0"/>
      <w:marTop w:val="0"/>
      <w:marBottom w:val="0"/>
      <w:divBdr>
        <w:top w:val="none" w:sz="0" w:space="0" w:color="auto"/>
        <w:left w:val="none" w:sz="0" w:space="0" w:color="auto"/>
        <w:bottom w:val="none" w:sz="0" w:space="0" w:color="auto"/>
        <w:right w:val="none" w:sz="0" w:space="0" w:color="auto"/>
      </w:divBdr>
    </w:div>
    <w:div w:id="1790929175">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796361511">
      <w:bodyDiv w:val="1"/>
      <w:marLeft w:val="0"/>
      <w:marRight w:val="0"/>
      <w:marTop w:val="0"/>
      <w:marBottom w:val="0"/>
      <w:divBdr>
        <w:top w:val="none" w:sz="0" w:space="0" w:color="auto"/>
        <w:left w:val="none" w:sz="0" w:space="0" w:color="auto"/>
        <w:bottom w:val="none" w:sz="0" w:space="0" w:color="auto"/>
        <w:right w:val="none" w:sz="0" w:space="0" w:color="auto"/>
      </w:divBdr>
    </w:div>
    <w:div w:id="1796634616">
      <w:bodyDiv w:val="1"/>
      <w:marLeft w:val="0"/>
      <w:marRight w:val="0"/>
      <w:marTop w:val="0"/>
      <w:marBottom w:val="0"/>
      <w:divBdr>
        <w:top w:val="none" w:sz="0" w:space="0" w:color="auto"/>
        <w:left w:val="none" w:sz="0" w:space="0" w:color="auto"/>
        <w:bottom w:val="none" w:sz="0" w:space="0" w:color="auto"/>
        <w:right w:val="none" w:sz="0" w:space="0" w:color="auto"/>
      </w:divBdr>
    </w:div>
    <w:div w:id="1796748150">
      <w:bodyDiv w:val="1"/>
      <w:marLeft w:val="0"/>
      <w:marRight w:val="0"/>
      <w:marTop w:val="0"/>
      <w:marBottom w:val="0"/>
      <w:divBdr>
        <w:top w:val="none" w:sz="0" w:space="0" w:color="auto"/>
        <w:left w:val="none" w:sz="0" w:space="0" w:color="auto"/>
        <w:bottom w:val="none" w:sz="0" w:space="0" w:color="auto"/>
        <w:right w:val="none" w:sz="0" w:space="0" w:color="auto"/>
      </w:divBdr>
    </w:div>
    <w:div w:id="1800415452">
      <w:bodyDiv w:val="1"/>
      <w:marLeft w:val="0"/>
      <w:marRight w:val="0"/>
      <w:marTop w:val="0"/>
      <w:marBottom w:val="0"/>
      <w:divBdr>
        <w:top w:val="none" w:sz="0" w:space="0" w:color="auto"/>
        <w:left w:val="none" w:sz="0" w:space="0" w:color="auto"/>
        <w:bottom w:val="none" w:sz="0" w:space="0" w:color="auto"/>
        <w:right w:val="none" w:sz="0" w:space="0" w:color="auto"/>
      </w:divBdr>
    </w:div>
    <w:div w:id="1809009997">
      <w:bodyDiv w:val="1"/>
      <w:marLeft w:val="0"/>
      <w:marRight w:val="0"/>
      <w:marTop w:val="0"/>
      <w:marBottom w:val="0"/>
      <w:divBdr>
        <w:top w:val="none" w:sz="0" w:space="0" w:color="auto"/>
        <w:left w:val="none" w:sz="0" w:space="0" w:color="auto"/>
        <w:bottom w:val="none" w:sz="0" w:space="0" w:color="auto"/>
        <w:right w:val="none" w:sz="0" w:space="0" w:color="auto"/>
      </w:divBdr>
    </w:div>
    <w:div w:id="1810825575">
      <w:bodyDiv w:val="1"/>
      <w:marLeft w:val="0"/>
      <w:marRight w:val="0"/>
      <w:marTop w:val="0"/>
      <w:marBottom w:val="0"/>
      <w:divBdr>
        <w:top w:val="none" w:sz="0" w:space="0" w:color="auto"/>
        <w:left w:val="none" w:sz="0" w:space="0" w:color="auto"/>
        <w:bottom w:val="none" w:sz="0" w:space="0" w:color="auto"/>
        <w:right w:val="none" w:sz="0" w:space="0" w:color="auto"/>
      </w:divBdr>
    </w:div>
    <w:div w:id="1811630048">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14370394">
      <w:bodyDiv w:val="1"/>
      <w:marLeft w:val="0"/>
      <w:marRight w:val="0"/>
      <w:marTop w:val="0"/>
      <w:marBottom w:val="0"/>
      <w:divBdr>
        <w:top w:val="none" w:sz="0" w:space="0" w:color="auto"/>
        <w:left w:val="none" w:sz="0" w:space="0" w:color="auto"/>
        <w:bottom w:val="none" w:sz="0" w:space="0" w:color="auto"/>
        <w:right w:val="none" w:sz="0" w:space="0" w:color="auto"/>
      </w:divBdr>
    </w:div>
    <w:div w:id="1816947452">
      <w:bodyDiv w:val="1"/>
      <w:marLeft w:val="0"/>
      <w:marRight w:val="0"/>
      <w:marTop w:val="0"/>
      <w:marBottom w:val="0"/>
      <w:divBdr>
        <w:top w:val="none" w:sz="0" w:space="0" w:color="auto"/>
        <w:left w:val="none" w:sz="0" w:space="0" w:color="auto"/>
        <w:bottom w:val="none" w:sz="0" w:space="0" w:color="auto"/>
        <w:right w:val="none" w:sz="0" w:space="0" w:color="auto"/>
      </w:divBdr>
    </w:div>
    <w:div w:id="1824009318">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0827366">
      <w:bodyDiv w:val="1"/>
      <w:marLeft w:val="0"/>
      <w:marRight w:val="0"/>
      <w:marTop w:val="0"/>
      <w:marBottom w:val="0"/>
      <w:divBdr>
        <w:top w:val="none" w:sz="0" w:space="0" w:color="auto"/>
        <w:left w:val="none" w:sz="0" w:space="0" w:color="auto"/>
        <w:bottom w:val="none" w:sz="0" w:space="0" w:color="auto"/>
        <w:right w:val="none" w:sz="0" w:space="0" w:color="auto"/>
      </w:divBdr>
    </w:div>
    <w:div w:id="1834298600">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3273189">
      <w:bodyDiv w:val="1"/>
      <w:marLeft w:val="0"/>
      <w:marRight w:val="0"/>
      <w:marTop w:val="0"/>
      <w:marBottom w:val="0"/>
      <w:divBdr>
        <w:top w:val="none" w:sz="0" w:space="0" w:color="auto"/>
        <w:left w:val="none" w:sz="0" w:space="0" w:color="auto"/>
        <w:bottom w:val="none" w:sz="0" w:space="0" w:color="auto"/>
        <w:right w:val="none" w:sz="0" w:space="0" w:color="auto"/>
      </w:divBdr>
    </w:div>
    <w:div w:id="1843347980">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47749735">
      <w:bodyDiv w:val="1"/>
      <w:marLeft w:val="0"/>
      <w:marRight w:val="0"/>
      <w:marTop w:val="0"/>
      <w:marBottom w:val="0"/>
      <w:divBdr>
        <w:top w:val="none" w:sz="0" w:space="0" w:color="auto"/>
        <w:left w:val="none" w:sz="0" w:space="0" w:color="auto"/>
        <w:bottom w:val="none" w:sz="0" w:space="0" w:color="auto"/>
        <w:right w:val="none" w:sz="0" w:space="0" w:color="auto"/>
      </w:divBdr>
    </w:div>
    <w:div w:id="1850217958">
      <w:bodyDiv w:val="1"/>
      <w:marLeft w:val="0"/>
      <w:marRight w:val="0"/>
      <w:marTop w:val="0"/>
      <w:marBottom w:val="0"/>
      <w:divBdr>
        <w:top w:val="none" w:sz="0" w:space="0" w:color="auto"/>
        <w:left w:val="none" w:sz="0" w:space="0" w:color="auto"/>
        <w:bottom w:val="none" w:sz="0" w:space="0" w:color="auto"/>
        <w:right w:val="none" w:sz="0" w:space="0" w:color="auto"/>
      </w:divBdr>
    </w:div>
    <w:div w:id="1853763789">
      <w:bodyDiv w:val="1"/>
      <w:marLeft w:val="0"/>
      <w:marRight w:val="0"/>
      <w:marTop w:val="0"/>
      <w:marBottom w:val="0"/>
      <w:divBdr>
        <w:top w:val="none" w:sz="0" w:space="0" w:color="auto"/>
        <w:left w:val="none" w:sz="0" w:space="0" w:color="auto"/>
        <w:bottom w:val="none" w:sz="0" w:space="0" w:color="auto"/>
        <w:right w:val="none" w:sz="0" w:space="0" w:color="auto"/>
      </w:divBdr>
    </w:div>
    <w:div w:id="1856725388">
      <w:bodyDiv w:val="1"/>
      <w:marLeft w:val="0"/>
      <w:marRight w:val="0"/>
      <w:marTop w:val="0"/>
      <w:marBottom w:val="0"/>
      <w:divBdr>
        <w:top w:val="none" w:sz="0" w:space="0" w:color="auto"/>
        <w:left w:val="none" w:sz="0" w:space="0" w:color="auto"/>
        <w:bottom w:val="none" w:sz="0" w:space="0" w:color="auto"/>
        <w:right w:val="none" w:sz="0" w:space="0" w:color="auto"/>
      </w:divBdr>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60699980">
      <w:bodyDiv w:val="1"/>
      <w:marLeft w:val="0"/>
      <w:marRight w:val="0"/>
      <w:marTop w:val="0"/>
      <w:marBottom w:val="0"/>
      <w:divBdr>
        <w:top w:val="none" w:sz="0" w:space="0" w:color="auto"/>
        <w:left w:val="none" w:sz="0" w:space="0" w:color="auto"/>
        <w:bottom w:val="none" w:sz="0" w:space="0" w:color="auto"/>
        <w:right w:val="none" w:sz="0" w:space="0" w:color="auto"/>
      </w:divBdr>
    </w:div>
    <w:div w:id="1867790577">
      <w:bodyDiv w:val="1"/>
      <w:marLeft w:val="0"/>
      <w:marRight w:val="0"/>
      <w:marTop w:val="0"/>
      <w:marBottom w:val="0"/>
      <w:divBdr>
        <w:top w:val="none" w:sz="0" w:space="0" w:color="auto"/>
        <w:left w:val="none" w:sz="0" w:space="0" w:color="auto"/>
        <w:bottom w:val="none" w:sz="0" w:space="0" w:color="auto"/>
        <w:right w:val="none" w:sz="0" w:space="0" w:color="auto"/>
      </w:divBdr>
    </w:div>
    <w:div w:id="18696408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79320667">
      <w:bodyDiv w:val="1"/>
      <w:marLeft w:val="0"/>
      <w:marRight w:val="0"/>
      <w:marTop w:val="0"/>
      <w:marBottom w:val="0"/>
      <w:divBdr>
        <w:top w:val="none" w:sz="0" w:space="0" w:color="auto"/>
        <w:left w:val="none" w:sz="0" w:space="0" w:color="auto"/>
        <w:bottom w:val="none" w:sz="0" w:space="0" w:color="auto"/>
        <w:right w:val="none" w:sz="0" w:space="0" w:color="auto"/>
      </w:divBdr>
    </w:div>
    <w:div w:id="1879656659">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884518854">
      <w:bodyDiv w:val="1"/>
      <w:marLeft w:val="0"/>
      <w:marRight w:val="0"/>
      <w:marTop w:val="0"/>
      <w:marBottom w:val="0"/>
      <w:divBdr>
        <w:top w:val="none" w:sz="0" w:space="0" w:color="auto"/>
        <w:left w:val="none" w:sz="0" w:space="0" w:color="auto"/>
        <w:bottom w:val="none" w:sz="0" w:space="0" w:color="auto"/>
        <w:right w:val="none" w:sz="0" w:space="0" w:color="auto"/>
      </w:divBdr>
    </w:div>
    <w:div w:id="1886940307">
      <w:bodyDiv w:val="1"/>
      <w:marLeft w:val="0"/>
      <w:marRight w:val="0"/>
      <w:marTop w:val="0"/>
      <w:marBottom w:val="0"/>
      <w:divBdr>
        <w:top w:val="none" w:sz="0" w:space="0" w:color="auto"/>
        <w:left w:val="none" w:sz="0" w:space="0" w:color="auto"/>
        <w:bottom w:val="none" w:sz="0" w:space="0" w:color="auto"/>
        <w:right w:val="none" w:sz="0" w:space="0" w:color="auto"/>
      </w:divBdr>
    </w:div>
    <w:div w:id="1891571568">
      <w:bodyDiv w:val="1"/>
      <w:marLeft w:val="0"/>
      <w:marRight w:val="0"/>
      <w:marTop w:val="0"/>
      <w:marBottom w:val="0"/>
      <w:divBdr>
        <w:top w:val="none" w:sz="0" w:space="0" w:color="auto"/>
        <w:left w:val="none" w:sz="0" w:space="0" w:color="auto"/>
        <w:bottom w:val="none" w:sz="0" w:space="0" w:color="auto"/>
        <w:right w:val="none" w:sz="0" w:space="0" w:color="auto"/>
      </w:divBdr>
    </w:div>
    <w:div w:id="1891645192">
      <w:bodyDiv w:val="1"/>
      <w:marLeft w:val="0"/>
      <w:marRight w:val="0"/>
      <w:marTop w:val="0"/>
      <w:marBottom w:val="0"/>
      <w:divBdr>
        <w:top w:val="none" w:sz="0" w:space="0" w:color="auto"/>
        <w:left w:val="none" w:sz="0" w:space="0" w:color="auto"/>
        <w:bottom w:val="none" w:sz="0" w:space="0" w:color="auto"/>
        <w:right w:val="none" w:sz="0" w:space="0" w:color="auto"/>
      </w:divBdr>
    </w:div>
    <w:div w:id="1894731314">
      <w:bodyDiv w:val="1"/>
      <w:marLeft w:val="0"/>
      <w:marRight w:val="0"/>
      <w:marTop w:val="0"/>
      <w:marBottom w:val="0"/>
      <w:divBdr>
        <w:top w:val="none" w:sz="0" w:space="0" w:color="auto"/>
        <w:left w:val="none" w:sz="0" w:space="0" w:color="auto"/>
        <w:bottom w:val="none" w:sz="0" w:space="0" w:color="auto"/>
        <w:right w:val="none" w:sz="0" w:space="0" w:color="auto"/>
      </w:divBdr>
    </w:div>
    <w:div w:id="1899703292">
      <w:bodyDiv w:val="1"/>
      <w:marLeft w:val="0"/>
      <w:marRight w:val="0"/>
      <w:marTop w:val="0"/>
      <w:marBottom w:val="0"/>
      <w:divBdr>
        <w:top w:val="none" w:sz="0" w:space="0" w:color="auto"/>
        <w:left w:val="none" w:sz="0" w:space="0" w:color="auto"/>
        <w:bottom w:val="none" w:sz="0" w:space="0" w:color="auto"/>
        <w:right w:val="none" w:sz="0" w:space="0" w:color="auto"/>
      </w:divBdr>
    </w:div>
    <w:div w:id="1899784515">
      <w:bodyDiv w:val="1"/>
      <w:marLeft w:val="0"/>
      <w:marRight w:val="0"/>
      <w:marTop w:val="0"/>
      <w:marBottom w:val="0"/>
      <w:divBdr>
        <w:top w:val="none" w:sz="0" w:space="0" w:color="auto"/>
        <w:left w:val="none" w:sz="0" w:space="0" w:color="auto"/>
        <w:bottom w:val="none" w:sz="0" w:space="0" w:color="auto"/>
        <w:right w:val="none" w:sz="0" w:space="0" w:color="auto"/>
      </w:divBdr>
    </w:div>
    <w:div w:id="1901596128">
      <w:bodyDiv w:val="1"/>
      <w:marLeft w:val="0"/>
      <w:marRight w:val="0"/>
      <w:marTop w:val="0"/>
      <w:marBottom w:val="0"/>
      <w:divBdr>
        <w:top w:val="none" w:sz="0" w:space="0" w:color="auto"/>
        <w:left w:val="none" w:sz="0" w:space="0" w:color="auto"/>
        <w:bottom w:val="none" w:sz="0" w:space="0" w:color="auto"/>
        <w:right w:val="none" w:sz="0" w:space="0" w:color="auto"/>
      </w:divBdr>
    </w:div>
    <w:div w:id="1902060809">
      <w:bodyDiv w:val="1"/>
      <w:marLeft w:val="0"/>
      <w:marRight w:val="0"/>
      <w:marTop w:val="0"/>
      <w:marBottom w:val="0"/>
      <w:divBdr>
        <w:top w:val="none" w:sz="0" w:space="0" w:color="auto"/>
        <w:left w:val="none" w:sz="0" w:space="0" w:color="auto"/>
        <w:bottom w:val="none" w:sz="0" w:space="0" w:color="auto"/>
        <w:right w:val="none" w:sz="0" w:space="0" w:color="auto"/>
      </w:divBdr>
    </w:div>
    <w:div w:id="1902791526">
      <w:bodyDiv w:val="1"/>
      <w:marLeft w:val="0"/>
      <w:marRight w:val="0"/>
      <w:marTop w:val="0"/>
      <w:marBottom w:val="0"/>
      <w:divBdr>
        <w:top w:val="none" w:sz="0" w:space="0" w:color="auto"/>
        <w:left w:val="none" w:sz="0" w:space="0" w:color="auto"/>
        <w:bottom w:val="none" w:sz="0" w:space="0" w:color="auto"/>
        <w:right w:val="none" w:sz="0" w:space="0" w:color="auto"/>
      </w:divBdr>
    </w:div>
    <w:div w:id="1903372096">
      <w:bodyDiv w:val="1"/>
      <w:marLeft w:val="0"/>
      <w:marRight w:val="0"/>
      <w:marTop w:val="0"/>
      <w:marBottom w:val="0"/>
      <w:divBdr>
        <w:top w:val="none" w:sz="0" w:space="0" w:color="auto"/>
        <w:left w:val="none" w:sz="0" w:space="0" w:color="auto"/>
        <w:bottom w:val="none" w:sz="0" w:space="0" w:color="auto"/>
        <w:right w:val="none" w:sz="0" w:space="0" w:color="auto"/>
      </w:divBdr>
    </w:div>
    <w:div w:id="1904096320">
      <w:bodyDiv w:val="1"/>
      <w:marLeft w:val="0"/>
      <w:marRight w:val="0"/>
      <w:marTop w:val="0"/>
      <w:marBottom w:val="0"/>
      <w:divBdr>
        <w:top w:val="none" w:sz="0" w:space="0" w:color="auto"/>
        <w:left w:val="none" w:sz="0" w:space="0" w:color="auto"/>
        <w:bottom w:val="none" w:sz="0" w:space="0" w:color="auto"/>
        <w:right w:val="none" w:sz="0" w:space="0" w:color="auto"/>
      </w:divBdr>
    </w:div>
    <w:div w:id="1904675965">
      <w:bodyDiv w:val="1"/>
      <w:marLeft w:val="0"/>
      <w:marRight w:val="0"/>
      <w:marTop w:val="0"/>
      <w:marBottom w:val="0"/>
      <w:divBdr>
        <w:top w:val="none" w:sz="0" w:space="0" w:color="auto"/>
        <w:left w:val="none" w:sz="0" w:space="0" w:color="auto"/>
        <w:bottom w:val="none" w:sz="0" w:space="0" w:color="auto"/>
        <w:right w:val="none" w:sz="0" w:space="0" w:color="auto"/>
      </w:divBdr>
    </w:div>
    <w:div w:id="1907304933">
      <w:bodyDiv w:val="1"/>
      <w:marLeft w:val="0"/>
      <w:marRight w:val="0"/>
      <w:marTop w:val="0"/>
      <w:marBottom w:val="0"/>
      <w:divBdr>
        <w:top w:val="none" w:sz="0" w:space="0" w:color="auto"/>
        <w:left w:val="none" w:sz="0" w:space="0" w:color="auto"/>
        <w:bottom w:val="none" w:sz="0" w:space="0" w:color="auto"/>
        <w:right w:val="none" w:sz="0" w:space="0" w:color="auto"/>
      </w:divBdr>
    </w:div>
    <w:div w:id="1919441769">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4143860">
      <w:bodyDiv w:val="1"/>
      <w:marLeft w:val="0"/>
      <w:marRight w:val="0"/>
      <w:marTop w:val="0"/>
      <w:marBottom w:val="0"/>
      <w:divBdr>
        <w:top w:val="none" w:sz="0" w:space="0" w:color="auto"/>
        <w:left w:val="none" w:sz="0" w:space="0" w:color="auto"/>
        <w:bottom w:val="none" w:sz="0" w:space="0" w:color="auto"/>
        <w:right w:val="none" w:sz="0" w:space="0" w:color="auto"/>
      </w:divBdr>
    </w:div>
    <w:div w:id="1924217343">
      <w:bodyDiv w:val="1"/>
      <w:marLeft w:val="0"/>
      <w:marRight w:val="0"/>
      <w:marTop w:val="0"/>
      <w:marBottom w:val="0"/>
      <w:divBdr>
        <w:top w:val="none" w:sz="0" w:space="0" w:color="auto"/>
        <w:left w:val="none" w:sz="0" w:space="0" w:color="auto"/>
        <w:bottom w:val="none" w:sz="0" w:space="0" w:color="auto"/>
        <w:right w:val="none" w:sz="0" w:space="0" w:color="auto"/>
      </w:divBdr>
    </w:div>
    <w:div w:id="1924533017">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26840265">
      <w:bodyDiv w:val="1"/>
      <w:marLeft w:val="0"/>
      <w:marRight w:val="0"/>
      <w:marTop w:val="0"/>
      <w:marBottom w:val="0"/>
      <w:divBdr>
        <w:top w:val="none" w:sz="0" w:space="0" w:color="auto"/>
        <w:left w:val="none" w:sz="0" w:space="0" w:color="auto"/>
        <w:bottom w:val="none" w:sz="0" w:space="0" w:color="auto"/>
        <w:right w:val="none" w:sz="0" w:space="0" w:color="auto"/>
      </w:divBdr>
    </w:div>
    <w:div w:id="1926960415">
      <w:bodyDiv w:val="1"/>
      <w:marLeft w:val="0"/>
      <w:marRight w:val="0"/>
      <w:marTop w:val="0"/>
      <w:marBottom w:val="0"/>
      <w:divBdr>
        <w:top w:val="none" w:sz="0" w:space="0" w:color="auto"/>
        <w:left w:val="none" w:sz="0" w:space="0" w:color="auto"/>
        <w:bottom w:val="none" w:sz="0" w:space="0" w:color="auto"/>
        <w:right w:val="none" w:sz="0" w:space="0" w:color="auto"/>
      </w:divBdr>
    </w:div>
    <w:div w:id="1927302459">
      <w:bodyDiv w:val="1"/>
      <w:marLeft w:val="0"/>
      <w:marRight w:val="0"/>
      <w:marTop w:val="0"/>
      <w:marBottom w:val="0"/>
      <w:divBdr>
        <w:top w:val="none" w:sz="0" w:space="0" w:color="auto"/>
        <w:left w:val="none" w:sz="0" w:space="0" w:color="auto"/>
        <w:bottom w:val="none" w:sz="0" w:space="0" w:color="auto"/>
        <w:right w:val="none" w:sz="0" w:space="0" w:color="auto"/>
      </w:divBdr>
    </w:div>
    <w:div w:id="1927618111">
      <w:bodyDiv w:val="1"/>
      <w:marLeft w:val="0"/>
      <w:marRight w:val="0"/>
      <w:marTop w:val="0"/>
      <w:marBottom w:val="0"/>
      <w:divBdr>
        <w:top w:val="none" w:sz="0" w:space="0" w:color="auto"/>
        <w:left w:val="none" w:sz="0" w:space="0" w:color="auto"/>
        <w:bottom w:val="none" w:sz="0" w:space="0" w:color="auto"/>
        <w:right w:val="none" w:sz="0" w:space="0" w:color="auto"/>
      </w:divBdr>
    </w:div>
    <w:div w:id="1933079357">
      <w:bodyDiv w:val="1"/>
      <w:marLeft w:val="0"/>
      <w:marRight w:val="0"/>
      <w:marTop w:val="0"/>
      <w:marBottom w:val="0"/>
      <w:divBdr>
        <w:top w:val="none" w:sz="0" w:space="0" w:color="auto"/>
        <w:left w:val="none" w:sz="0" w:space="0" w:color="auto"/>
        <w:bottom w:val="none" w:sz="0" w:space="0" w:color="auto"/>
        <w:right w:val="none" w:sz="0" w:space="0" w:color="auto"/>
      </w:divBdr>
    </w:div>
    <w:div w:id="1933201727">
      <w:bodyDiv w:val="1"/>
      <w:marLeft w:val="0"/>
      <w:marRight w:val="0"/>
      <w:marTop w:val="0"/>
      <w:marBottom w:val="0"/>
      <w:divBdr>
        <w:top w:val="none" w:sz="0" w:space="0" w:color="auto"/>
        <w:left w:val="none" w:sz="0" w:space="0" w:color="auto"/>
        <w:bottom w:val="none" w:sz="0" w:space="0" w:color="auto"/>
        <w:right w:val="none" w:sz="0" w:space="0" w:color="auto"/>
      </w:divBdr>
    </w:div>
    <w:div w:id="1936939793">
      <w:bodyDiv w:val="1"/>
      <w:marLeft w:val="0"/>
      <w:marRight w:val="0"/>
      <w:marTop w:val="0"/>
      <w:marBottom w:val="0"/>
      <w:divBdr>
        <w:top w:val="none" w:sz="0" w:space="0" w:color="auto"/>
        <w:left w:val="none" w:sz="0" w:space="0" w:color="auto"/>
        <w:bottom w:val="none" w:sz="0" w:space="0" w:color="auto"/>
        <w:right w:val="none" w:sz="0" w:space="0" w:color="auto"/>
      </w:divBdr>
    </w:div>
    <w:div w:id="1940140449">
      <w:bodyDiv w:val="1"/>
      <w:marLeft w:val="0"/>
      <w:marRight w:val="0"/>
      <w:marTop w:val="0"/>
      <w:marBottom w:val="0"/>
      <w:divBdr>
        <w:top w:val="none" w:sz="0" w:space="0" w:color="auto"/>
        <w:left w:val="none" w:sz="0" w:space="0" w:color="auto"/>
        <w:bottom w:val="none" w:sz="0" w:space="0" w:color="auto"/>
        <w:right w:val="none" w:sz="0" w:space="0" w:color="auto"/>
      </w:divBdr>
    </w:div>
    <w:div w:id="1942444924">
      <w:bodyDiv w:val="1"/>
      <w:marLeft w:val="0"/>
      <w:marRight w:val="0"/>
      <w:marTop w:val="0"/>
      <w:marBottom w:val="0"/>
      <w:divBdr>
        <w:top w:val="none" w:sz="0" w:space="0" w:color="auto"/>
        <w:left w:val="none" w:sz="0" w:space="0" w:color="auto"/>
        <w:bottom w:val="none" w:sz="0" w:space="0" w:color="auto"/>
        <w:right w:val="none" w:sz="0" w:space="0" w:color="auto"/>
      </w:divBdr>
    </w:div>
    <w:div w:id="1944219468">
      <w:bodyDiv w:val="1"/>
      <w:marLeft w:val="0"/>
      <w:marRight w:val="0"/>
      <w:marTop w:val="0"/>
      <w:marBottom w:val="0"/>
      <w:divBdr>
        <w:top w:val="none" w:sz="0" w:space="0" w:color="auto"/>
        <w:left w:val="none" w:sz="0" w:space="0" w:color="auto"/>
        <w:bottom w:val="none" w:sz="0" w:space="0" w:color="auto"/>
        <w:right w:val="none" w:sz="0" w:space="0" w:color="auto"/>
      </w:divBdr>
    </w:div>
    <w:div w:id="1944260070">
      <w:bodyDiv w:val="1"/>
      <w:marLeft w:val="0"/>
      <w:marRight w:val="0"/>
      <w:marTop w:val="0"/>
      <w:marBottom w:val="0"/>
      <w:divBdr>
        <w:top w:val="none" w:sz="0" w:space="0" w:color="auto"/>
        <w:left w:val="none" w:sz="0" w:space="0" w:color="auto"/>
        <w:bottom w:val="none" w:sz="0" w:space="0" w:color="auto"/>
        <w:right w:val="none" w:sz="0" w:space="0" w:color="auto"/>
      </w:divBdr>
    </w:div>
    <w:div w:id="1951622147">
      <w:bodyDiv w:val="1"/>
      <w:marLeft w:val="0"/>
      <w:marRight w:val="0"/>
      <w:marTop w:val="0"/>
      <w:marBottom w:val="0"/>
      <w:divBdr>
        <w:top w:val="none" w:sz="0" w:space="0" w:color="auto"/>
        <w:left w:val="none" w:sz="0" w:space="0" w:color="auto"/>
        <w:bottom w:val="none" w:sz="0" w:space="0" w:color="auto"/>
        <w:right w:val="none" w:sz="0" w:space="0" w:color="auto"/>
      </w:divBdr>
    </w:div>
    <w:div w:id="1952397286">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2422731">
      <w:bodyDiv w:val="1"/>
      <w:marLeft w:val="0"/>
      <w:marRight w:val="0"/>
      <w:marTop w:val="0"/>
      <w:marBottom w:val="0"/>
      <w:divBdr>
        <w:top w:val="none" w:sz="0" w:space="0" w:color="auto"/>
        <w:left w:val="none" w:sz="0" w:space="0" w:color="auto"/>
        <w:bottom w:val="none" w:sz="0" w:space="0" w:color="auto"/>
        <w:right w:val="none" w:sz="0" w:space="0" w:color="auto"/>
      </w:divBdr>
    </w:div>
    <w:div w:id="1966889949">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67850058">
      <w:bodyDiv w:val="1"/>
      <w:marLeft w:val="0"/>
      <w:marRight w:val="0"/>
      <w:marTop w:val="0"/>
      <w:marBottom w:val="0"/>
      <w:divBdr>
        <w:top w:val="none" w:sz="0" w:space="0" w:color="auto"/>
        <w:left w:val="none" w:sz="0" w:space="0" w:color="auto"/>
        <w:bottom w:val="none" w:sz="0" w:space="0" w:color="auto"/>
        <w:right w:val="none" w:sz="0" w:space="0" w:color="auto"/>
      </w:divBdr>
    </w:div>
    <w:div w:id="1969622763">
      <w:bodyDiv w:val="1"/>
      <w:marLeft w:val="0"/>
      <w:marRight w:val="0"/>
      <w:marTop w:val="0"/>
      <w:marBottom w:val="0"/>
      <w:divBdr>
        <w:top w:val="none" w:sz="0" w:space="0" w:color="auto"/>
        <w:left w:val="none" w:sz="0" w:space="0" w:color="auto"/>
        <w:bottom w:val="none" w:sz="0" w:space="0" w:color="auto"/>
        <w:right w:val="none" w:sz="0" w:space="0" w:color="auto"/>
      </w:divBdr>
    </w:div>
    <w:div w:id="1970161335">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3241749">
      <w:bodyDiv w:val="1"/>
      <w:marLeft w:val="0"/>
      <w:marRight w:val="0"/>
      <w:marTop w:val="0"/>
      <w:marBottom w:val="0"/>
      <w:divBdr>
        <w:top w:val="none" w:sz="0" w:space="0" w:color="auto"/>
        <w:left w:val="none" w:sz="0" w:space="0" w:color="auto"/>
        <w:bottom w:val="none" w:sz="0" w:space="0" w:color="auto"/>
        <w:right w:val="none" w:sz="0" w:space="0" w:color="auto"/>
      </w:divBdr>
    </w:div>
    <w:div w:id="1973361909">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76641646">
      <w:bodyDiv w:val="1"/>
      <w:marLeft w:val="0"/>
      <w:marRight w:val="0"/>
      <w:marTop w:val="0"/>
      <w:marBottom w:val="0"/>
      <w:divBdr>
        <w:top w:val="none" w:sz="0" w:space="0" w:color="auto"/>
        <w:left w:val="none" w:sz="0" w:space="0" w:color="auto"/>
        <w:bottom w:val="none" w:sz="0" w:space="0" w:color="auto"/>
        <w:right w:val="none" w:sz="0" w:space="0" w:color="auto"/>
      </w:divBdr>
    </w:div>
    <w:div w:id="1976789979">
      <w:bodyDiv w:val="1"/>
      <w:marLeft w:val="0"/>
      <w:marRight w:val="0"/>
      <w:marTop w:val="0"/>
      <w:marBottom w:val="0"/>
      <w:divBdr>
        <w:top w:val="none" w:sz="0" w:space="0" w:color="auto"/>
        <w:left w:val="none" w:sz="0" w:space="0" w:color="auto"/>
        <w:bottom w:val="none" w:sz="0" w:space="0" w:color="auto"/>
        <w:right w:val="none" w:sz="0" w:space="0" w:color="auto"/>
      </w:divBdr>
    </w:div>
    <w:div w:id="1979844100">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1990132740">
      <w:bodyDiv w:val="1"/>
      <w:marLeft w:val="0"/>
      <w:marRight w:val="0"/>
      <w:marTop w:val="0"/>
      <w:marBottom w:val="0"/>
      <w:divBdr>
        <w:top w:val="none" w:sz="0" w:space="0" w:color="auto"/>
        <w:left w:val="none" w:sz="0" w:space="0" w:color="auto"/>
        <w:bottom w:val="none" w:sz="0" w:space="0" w:color="auto"/>
        <w:right w:val="none" w:sz="0" w:space="0" w:color="auto"/>
      </w:divBdr>
    </w:div>
    <w:div w:id="1991865005">
      <w:bodyDiv w:val="1"/>
      <w:marLeft w:val="0"/>
      <w:marRight w:val="0"/>
      <w:marTop w:val="0"/>
      <w:marBottom w:val="0"/>
      <w:divBdr>
        <w:top w:val="none" w:sz="0" w:space="0" w:color="auto"/>
        <w:left w:val="none" w:sz="0" w:space="0" w:color="auto"/>
        <w:bottom w:val="none" w:sz="0" w:space="0" w:color="auto"/>
        <w:right w:val="none" w:sz="0" w:space="0" w:color="auto"/>
      </w:divBdr>
    </w:div>
    <w:div w:id="1993100066">
      <w:bodyDiv w:val="1"/>
      <w:marLeft w:val="0"/>
      <w:marRight w:val="0"/>
      <w:marTop w:val="0"/>
      <w:marBottom w:val="0"/>
      <w:divBdr>
        <w:top w:val="none" w:sz="0" w:space="0" w:color="auto"/>
        <w:left w:val="none" w:sz="0" w:space="0" w:color="auto"/>
        <w:bottom w:val="none" w:sz="0" w:space="0" w:color="auto"/>
        <w:right w:val="none" w:sz="0" w:space="0" w:color="auto"/>
      </w:divBdr>
    </w:div>
    <w:div w:id="1993869979">
      <w:bodyDiv w:val="1"/>
      <w:marLeft w:val="0"/>
      <w:marRight w:val="0"/>
      <w:marTop w:val="0"/>
      <w:marBottom w:val="0"/>
      <w:divBdr>
        <w:top w:val="none" w:sz="0" w:space="0" w:color="auto"/>
        <w:left w:val="none" w:sz="0" w:space="0" w:color="auto"/>
        <w:bottom w:val="none" w:sz="0" w:space="0" w:color="auto"/>
        <w:right w:val="none" w:sz="0" w:space="0" w:color="auto"/>
      </w:divBdr>
    </w:div>
    <w:div w:id="1997609359">
      <w:bodyDiv w:val="1"/>
      <w:marLeft w:val="0"/>
      <w:marRight w:val="0"/>
      <w:marTop w:val="0"/>
      <w:marBottom w:val="0"/>
      <w:divBdr>
        <w:top w:val="none" w:sz="0" w:space="0" w:color="auto"/>
        <w:left w:val="none" w:sz="0" w:space="0" w:color="auto"/>
        <w:bottom w:val="none" w:sz="0" w:space="0" w:color="auto"/>
        <w:right w:val="none" w:sz="0" w:space="0" w:color="auto"/>
      </w:divBdr>
    </w:div>
    <w:div w:id="1998728791">
      <w:bodyDiv w:val="1"/>
      <w:marLeft w:val="0"/>
      <w:marRight w:val="0"/>
      <w:marTop w:val="0"/>
      <w:marBottom w:val="0"/>
      <w:divBdr>
        <w:top w:val="none" w:sz="0" w:space="0" w:color="auto"/>
        <w:left w:val="none" w:sz="0" w:space="0" w:color="auto"/>
        <w:bottom w:val="none" w:sz="0" w:space="0" w:color="auto"/>
        <w:right w:val="none" w:sz="0" w:space="0" w:color="auto"/>
      </w:divBdr>
    </w:div>
    <w:div w:id="2000385564">
      <w:bodyDiv w:val="1"/>
      <w:marLeft w:val="0"/>
      <w:marRight w:val="0"/>
      <w:marTop w:val="0"/>
      <w:marBottom w:val="0"/>
      <w:divBdr>
        <w:top w:val="none" w:sz="0" w:space="0" w:color="auto"/>
        <w:left w:val="none" w:sz="0" w:space="0" w:color="auto"/>
        <w:bottom w:val="none" w:sz="0" w:space="0" w:color="auto"/>
        <w:right w:val="none" w:sz="0" w:space="0" w:color="auto"/>
      </w:divBdr>
    </w:div>
    <w:div w:id="2001880546">
      <w:bodyDiv w:val="1"/>
      <w:marLeft w:val="0"/>
      <w:marRight w:val="0"/>
      <w:marTop w:val="0"/>
      <w:marBottom w:val="0"/>
      <w:divBdr>
        <w:top w:val="none" w:sz="0" w:space="0" w:color="auto"/>
        <w:left w:val="none" w:sz="0" w:space="0" w:color="auto"/>
        <w:bottom w:val="none" w:sz="0" w:space="0" w:color="auto"/>
        <w:right w:val="none" w:sz="0" w:space="0" w:color="auto"/>
      </w:divBdr>
    </w:div>
    <w:div w:id="20023925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4507417">
      <w:bodyDiv w:val="1"/>
      <w:marLeft w:val="0"/>
      <w:marRight w:val="0"/>
      <w:marTop w:val="0"/>
      <w:marBottom w:val="0"/>
      <w:divBdr>
        <w:top w:val="none" w:sz="0" w:space="0" w:color="auto"/>
        <w:left w:val="none" w:sz="0" w:space="0" w:color="auto"/>
        <w:bottom w:val="none" w:sz="0" w:space="0" w:color="auto"/>
        <w:right w:val="none" w:sz="0" w:space="0" w:color="auto"/>
      </w:divBdr>
    </w:div>
    <w:div w:id="2005274772">
      <w:bodyDiv w:val="1"/>
      <w:marLeft w:val="0"/>
      <w:marRight w:val="0"/>
      <w:marTop w:val="0"/>
      <w:marBottom w:val="0"/>
      <w:divBdr>
        <w:top w:val="none" w:sz="0" w:space="0" w:color="auto"/>
        <w:left w:val="none" w:sz="0" w:space="0" w:color="auto"/>
        <w:bottom w:val="none" w:sz="0" w:space="0" w:color="auto"/>
        <w:right w:val="none" w:sz="0" w:space="0" w:color="auto"/>
      </w:divBdr>
    </w:div>
    <w:div w:id="2005737176">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07241149">
      <w:bodyDiv w:val="1"/>
      <w:marLeft w:val="0"/>
      <w:marRight w:val="0"/>
      <w:marTop w:val="0"/>
      <w:marBottom w:val="0"/>
      <w:divBdr>
        <w:top w:val="none" w:sz="0" w:space="0" w:color="auto"/>
        <w:left w:val="none" w:sz="0" w:space="0" w:color="auto"/>
        <w:bottom w:val="none" w:sz="0" w:space="0" w:color="auto"/>
        <w:right w:val="none" w:sz="0" w:space="0" w:color="auto"/>
      </w:divBdr>
    </w:div>
    <w:div w:id="2007784718">
      <w:bodyDiv w:val="1"/>
      <w:marLeft w:val="0"/>
      <w:marRight w:val="0"/>
      <w:marTop w:val="0"/>
      <w:marBottom w:val="0"/>
      <w:divBdr>
        <w:top w:val="none" w:sz="0" w:space="0" w:color="auto"/>
        <w:left w:val="none" w:sz="0" w:space="0" w:color="auto"/>
        <w:bottom w:val="none" w:sz="0" w:space="0" w:color="auto"/>
        <w:right w:val="none" w:sz="0" w:space="0" w:color="auto"/>
      </w:divBdr>
    </w:div>
    <w:div w:id="2013676295">
      <w:bodyDiv w:val="1"/>
      <w:marLeft w:val="0"/>
      <w:marRight w:val="0"/>
      <w:marTop w:val="0"/>
      <w:marBottom w:val="0"/>
      <w:divBdr>
        <w:top w:val="none" w:sz="0" w:space="0" w:color="auto"/>
        <w:left w:val="none" w:sz="0" w:space="0" w:color="auto"/>
        <w:bottom w:val="none" w:sz="0" w:space="0" w:color="auto"/>
        <w:right w:val="none" w:sz="0" w:space="0" w:color="auto"/>
      </w:divBdr>
    </w:div>
    <w:div w:id="2017803138">
      <w:bodyDiv w:val="1"/>
      <w:marLeft w:val="0"/>
      <w:marRight w:val="0"/>
      <w:marTop w:val="0"/>
      <w:marBottom w:val="0"/>
      <w:divBdr>
        <w:top w:val="none" w:sz="0" w:space="0" w:color="auto"/>
        <w:left w:val="none" w:sz="0" w:space="0" w:color="auto"/>
        <w:bottom w:val="none" w:sz="0" w:space="0" w:color="auto"/>
        <w:right w:val="none" w:sz="0" w:space="0" w:color="auto"/>
      </w:divBdr>
    </w:div>
    <w:div w:id="2023706843">
      <w:bodyDiv w:val="1"/>
      <w:marLeft w:val="0"/>
      <w:marRight w:val="0"/>
      <w:marTop w:val="0"/>
      <w:marBottom w:val="0"/>
      <w:divBdr>
        <w:top w:val="none" w:sz="0" w:space="0" w:color="auto"/>
        <w:left w:val="none" w:sz="0" w:space="0" w:color="auto"/>
        <w:bottom w:val="none" w:sz="0" w:space="0" w:color="auto"/>
        <w:right w:val="none" w:sz="0" w:space="0" w:color="auto"/>
      </w:divBdr>
    </w:div>
    <w:div w:id="2024696734">
      <w:bodyDiv w:val="1"/>
      <w:marLeft w:val="0"/>
      <w:marRight w:val="0"/>
      <w:marTop w:val="0"/>
      <w:marBottom w:val="0"/>
      <w:divBdr>
        <w:top w:val="none" w:sz="0" w:space="0" w:color="auto"/>
        <w:left w:val="none" w:sz="0" w:space="0" w:color="auto"/>
        <w:bottom w:val="none" w:sz="0" w:space="0" w:color="auto"/>
        <w:right w:val="none" w:sz="0" w:space="0" w:color="auto"/>
      </w:divBdr>
    </w:div>
    <w:div w:id="2025475711">
      <w:bodyDiv w:val="1"/>
      <w:marLeft w:val="0"/>
      <w:marRight w:val="0"/>
      <w:marTop w:val="0"/>
      <w:marBottom w:val="0"/>
      <w:divBdr>
        <w:top w:val="none" w:sz="0" w:space="0" w:color="auto"/>
        <w:left w:val="none" w:sz="0" w:space="0" w:color="auto"/>
        <w:bottom w:val="none" w:sz="0" w:space="0" w:color="auto"/>
        <w:right w:val="none" w:sz="0" w:space="0" w:color="auto"/>
      </w:divBdr>
    </w:div>
    <w:div w:id="2025593042">
      <w:bodyDiv w:val="1"/>
      <w:marLeft w:val="0"/>
      <w:marRight w:val="0"/>
      <w:marTop w:val="0"/>
      <w:marBottom w:val="0"/>
      <w:divBdr>
        <w:top w:val="none" w:sz="0" w:space="0" w:color="auto"/>
        <w:left w:val="none" w:sz="0" w:space="0" w:color="auto"/>
        <w:bottom w:val="none" w:sz="0" w:space="0" w:color="auto"/>
        <w:right w:val="none" w:sz="0" w:space="0" w:color="auto"/>
      </w:divBdr>
    </w:div>
    <w:div w:id="2029520874">
      <w:bodyDiv w:val="1"/>
      <w:marLeft w:val="0"/>
      <w:marRight w:val="0"/>
      <w:marTop w:val="0"/>
      <w:marBottom w:val="0"/>
      <w:divBdr>
        <w:top w:val="none" w:sz="0" w:space="0" w:color="auto"/>
        <w:left w:val="none" w:sz="0" w:space="0" w:color="auto"/>
        <w:bottom w:val="none" w:sz="0" w:space="0" w:color="auto"/>
        <w:right w:val="none" w:sz="0" w:space="0" w:color="auto"/>
      </w:divBdr>
    </w:div>
    <w:div w:id="2037194823">
      <w:bodyDiv w:val="1"/>
      <w:marLeft w:val="0"/>
      <w:marRight w:val="0"/>
      <w:marTop w:val="0"/>
      <w:marBottom w:val="0"/>
      <w:divBdr>
        <w:top w:val="none" w:sz="0" w:space="0" w:color="auto"/>
        <w:left w:val="none" w:sz="0" w:space="0" w:color="auto"/>
        <w:bottom w:val="none" w:sz="0" w:space="0" w:color="auto"/>
        <w:right w:val="none" w:sz="0" w:space="0" w:color="auto"/>
      </w:divBdr>
    </w:div>
    <w:div w:id="2038117224">
      <w:bodyDiv w:val="1"/>
      <w:marLeft w:val="0"/>
      <w:marRight w:val="0"/>
      <w:marTop w:val="0"/>
      <w:marBottom w:val="0"/>
      <w:divBdr>
        <w:top w:val="none" w:sz="0" w:space="0" w:color="auto"/>
        <w:left w:val="none" w:sz="0" w:space="0" w:color="auto"/>
        <w:bottom w:val="none" w:sz="0" w:space="0" w:color="auto"/>
        <w:right w:val="none" w:sz="0" w:space="0" w:color="auto"/>
      </w:divBdr>
    </w:div>
    <w:div w:id="2038240542">
      <w:bodyDiv w:val="1"/>
      <w:marLeft w:val="0"/>
      <w:marRight w:val="0"/>
      <w:marTop w:val="0"/>
      <w:marBottom w:val="0"/>
      <w:divBdr>
        <w:top w:val="none" w:sz="0" w:space="0" w:color="auto"/>
        <w:left w:val="none" w:sz="0" w:space="0" w:color="auto"/>
        <w:bottom w:val="none" w:sz="0" w:space="0" w:color="auto"/>
        <w:right w:val="none" w:sz="0" w:space="0" w:color="auto"/>
      </w:divBdr>
    </w:div>
    <w:div w:id="2038505544">
      <w:bodyDiv w:val="1"/>
      <w:marLeft w:val="0"/>
      <w:marRight w:val="0"/>
      <w:marTop w:val="0"/>
      <w:marBottom w:val="0"/>
      <w:divBdr>
        <w:top w:val="none" w:sz="0" w:space="0" w:color="auto"/>
        <w:left w:val="none" w:sz="0" w:space="0" w:color="auto"/>
        <w:bottom w:val="none" w:sz="0" w:space="0" w:color="auto"/>
        <w:right w:val="none" w:sz="0" w:space="0" w:color="auto"/>
      </w:divBdr>
    </w:div>
    <w:div w:id="2040204062">
      <w:bodyDiv w:val="1"/>
      <w:marLeft w:val="0"/>
      <w:marRight w:val="0"/>
      <w:marTop w:val="0"/>
      <w:marBottom w:val="0"/>
      <w:divBdr>
        <w:top w:val="none" w:sz="0" w:space="0" w:color="auto"/>
        <w:left w:val="none" w:sz="0" w:space="0" w:color="auto"/>
        <w:bottom w:val="none" w:sz="0" w:space="0" w:color="auto"/>
        <w:right w:val="none" w:sz="0" w:space="0" w:color="auto"/>
      </w:divBdr>
      <w:divsChild>
        <w:div w:id="1232622137">
          <w:marLeft w:val="0"/>
          <w:marRight w:val="0"/>
          <w:marTop w:val="0"/>
          <w:marBottom w:val="0"/>
          <w:divBdr>
            <w:top w:val="none" w:sz="0" w:space="0" w:color="auto"/>
            <w:left w:val="none" w:sz="0" w:space="0" w:color="auto"/>
            <w:bottom w:val="none" w:sz="0" w:space="0" w:color="auto"/>
            <w:right w:val="none" w:sz="0" w:space="0" w:color="auto"/>
          </w:divBdr>
        </w:div>
      </w:divsChild>
    </w:div>
    <w:div w:id="2040663363">
      <w:bodyDiv w:val="1"/>
      <w:marLeft w:val="0"/>
      <w:marRight w:val="0"/>
      <w:marTop w:val="0"/>
      <w:marBottom w:val="0"/>
      <w:divBdr>
        <w:top w:val="none" w:sz="0" w:space="0" w:color="auto"/>
        <w:left w:val="none" w:sz="0" w:space="0" w:color="auto"/>
        <w:bottom w:val="none" w:sz="0" w:space="0" w:color="auto"/>
        <w:right w:val="none" w:sz="0" w:space="0" w:color="auto"/>
      </w:divBdr>
    </w:div>
    <w:div w:id="2041276349">
      <w:bodyDiv w:val="1"/>
      <w:marLeft w:val="0"/>
      <w:marRight w:val="0"/>
      <w:marTop w:val="0"/>
      <w:marBottom w:val="0"/>
      <w:divBdr>
        <w:top w:val="none" w:sz="0" w:space="0" w:color="auto"/>
        <w:left w:val="none" w:sz="0" w:space="0" w:color="auto"/>
        <w:bottom w:val="none" w:sz="0" w:space="0" w:color="auto"/>
        <w:right w:val="none" w:sz="0" w:space="0" w:color="auto"/>
      </w:divBdr>
    </w:div>
    <w:div w:id="2042781015">
      <w:bodyDiv w:val="1"/>
      <w:marLeft w:val="0"/>
      <w:marRight w:val="0"/>
      <w:marTop w:val="0"/>
      <w:marBottom w:val="0"/>
      <w:divBdr>
        <w:top w:val="none" w:sz="0" w:space="0" w:color="auto"/>
        <w:left w:val="none" w:sz="0" w:space="0" w:color="auto"/>
        <w:bottom w:val="none" w:sz="0" w:space="0" w:color="auto"/>
        <w:right w:val="none" w:sz="0" w:space="0" w:color="auto"/>
      </w:divBdr>
    </w:div>
    <w:div w:id="2045593178">
      <w:bodyDiv w:val="1"/>
      <w:marLeft w:val="0"/>
      <w:marRight w:val="0"/>
      <w:marTop w:val="0"/>
      <w:marBottom w:val="0"/>
      <w:divBdr>
        <w:top w:val="none" w:sz="0" w:space="0" w:color="auto"/>
        <w:left w:val="none" w:sz="0" w:space="0" w:color="auto"/>
        <w:bottom w:val="none" w:sz="0" w:space="0" w:color="auto"/>
        <w:right w:val="none" w:sz="0" w:space="0" w:color="auto"/>
      </w:divBdr>
    </w:div>
    <w:div w:id="2050956117">
      <w:bodyDiv w:val="1"/>
      <w:marLeft w:val="0"/>
      <w:marRight w:val="0"/>
      <w:marTop w:val="0"/>
      <w:marBottom w:val="0"/>
      <w:divBdr>
        <w:top w:val="none" w:sz="0" w:space="0" w:color="auto"/>
        <w:left w:val="none" w:sz="0" w:space="0" w:color="auto"/>
        <w:bottom w:val="none" w:sz="0" w:space="0" w:color="auto"/>
        <w:right w:val="none" w:sz="0" w:space="0" w:color="auto"/>
      </w:divBdr>
    </w:div>
    <w:div w:id="2052028116">
      <w:bodyDiv w:val="1"/>
      <w:marLeft w:val="0"/>
      <w:marRight w:val="0"/>
      <w:marTop w:val="0"/>
      <w:marBottom w:val="0"/>
      <w:divBdr>
        <w:top w:val="none" w:sz="0" w:space="0" w:color="auto"/>
        <w:left w:val="none" w:sz="0" w:space="0" w:color="auto"/>
        <w:bottom w:val="none" w:sz="0" w:space="0" w:color="auto"/>
        <w:right w:val="none" w:sz="0" w:space="0" w:color="auto"/>
      </w:divBdr>
    </w:div>
    <w:div w:id="2056811068">
      <w:bodyDiv w:val="1"/>
      <w:marLeft w:val="0"/>
      <w:marRight w:val="0"/>
      <w:marTop w:val="0"/>
      <w:marBottom w:val="0"/>
      <w:divBdr>
        <w:top w:val="none" w:sz="0" w:space="0" w:color="auto"/>
        <w:left w:val="none" w:sz="0" w:space="0" w:color="auto"/>
        <w:bottom w:val="none" w:sz="0" w:space="0" w:color="auto"/>
        <w:right w:val="none" w:sz="0" w:space="0" w:color="auto"/>
      </w:divBdr>
    </w:div>
    <w:div w:id="2061712348">
      <w:bodyDiv w:val="1"/>
      <w:marLeft w:val="0"/>
      <w:marRight w:val="0"/>
      <w:marTop w:val="0"/>
      <w:marBottom w:val="0"/>
      <w:divBdr>
        <w:top w:val="none" w:sz="0" w:space="0" w:color="auto"/>
        <w:left w:val="none" w:sz="0" w:space="0" w:color="auto"/>
        <w:bottom w:val="none" w:sz="0" w:space="0" w:color="auto"/>
        <w:right w:val="none" w:sz="0" w:space="0" w:color="auto"/>
      </w:divBdr>
    </w:div>
    <w:div w:id="2063748289">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6566676">
      <w:bodyDiv w:val="1"/>
      <w:marLeft w:val="0"/>
      <w:marRight w:val="0"/>
      <w:marTop w:val="0"/>
      <w:marBottom w:val="0"/>
      <w:divBdr>
        <w:top w:val="none" w:sz="0" w:space="0" w:color="auto"/>
        <w:left w:val="none" w:sz="0" w:space="0" w:color="auto"/>
        <w:bottom w:val="none" w:sz="0" w:space="0" w:color="auto"/>
        <w:right w:val="none" w:sz="0" w:space="0" w:color="auto"/>
      </w:divBdr>
    </w:div>
    <w:div w:id="2067726846">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69066266">
      <w:bodyDiv w:val="1"/>
      <w:marLeft w:val="0"/>
      <w:marRight w:val="0"/>
      <w:marTop w:val="0"/>
      <w:marBottom w:val="0"/>
      <w:divBdr>
        <w:top w:val="none" w:sz="0" w:space="0" w:color="auto"/>
        <w:left w:val="none" w:sz="0" w:space="0" w:color="auto"/>
        <w:bottom w:val="none" w:sz="0" w:space="0" w:color="auto"/>
        <w:right w:val="none" w:sz="0" w:space="0" w:color="auto"/>
      </w:divBdr>
    </w:div>
    <w:div w:id="2069648274">
      <w:bodyDiv w:val="1"/>
      <w:marLeft w:val="0"/>
      <w:marRight w:val="0"/>
      <w:marTop w:val="0"/>
      <w:marBottom w:val="0"/>
      <w:divBdr>
        <w:top w:val="none" w:sz="0" w:space="0" w:color="auto"/>
        <w:left w:val="none" w:sz="0" w:space="0" w:color="auto"/>
        <w:bottom w:val="none" w:sz="0" w:space="0" w:color="auto"/>
        <w:right w:val="none" w:sz="0" w:space="0" w:color="auto"/>
      </w:divBdr>
    </w:div>
    <w:div w:id="2071419880">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1781853">
      <w:bodyDiv w:val="1"/>
      <w:marLeft w:val="0"/>
      <w:marRight w:val="0"/>
      <w:marTop w:val="0"/>
      <w:marBottom w:val="0"/>
      <w:divBdr>
        <w:top w:val="none" w:sz="0" w:space="0" w:color="auto"/>
        <w:left w:val="none" w:sz="0" w:space="0" w:color="auto"/>
        <w:bottom w:val="none" w:sz="0" w:space="0" w:color="auto"/>
        <w:right w:val="none" w:sz="0" w:space="0" w:color="auto"/>
      </w:divBdr>
    </w:div>
    <w:div w:id="2082676452">
      <w:bodyDiv w:val="1"/>
      <w:marLeft w:val="0"/>
      <w:marRight w:val="0"/>
      <w:marTop w:val="0"/>
      <w:marBottom w:val="0"/>
      <w:divBdr>
        <w:top w:val="none" w:sz="0" w:space="0" w:color="auto"/>
        <w:left w:val="none" w:sz="0" w:space="0" w:color="auto"/>
        <w:bottom w:val="none" w:sz="0" w:space="0" w:color="auto"/>
        <w:right w:val="none" w:sz="0" w:space="0" w:color="auto"/>
      </w:divBdr>
    </w:div>
    <w:div w:id="2085491218">
      <w:bodyDiv w:val="1"/>
      <w:marLeft w:val="0"/>
      <w:marRight w:val="0"/>
      <w:marTop w:val="0"/>
      <w:marBottom w:val="0"/>
      <w:divBdr>
        <w:top w:val="none" w:sz="0" w:space="0" w:color="auto"/>
        <w:left w:val="none" w:sz="0" w:space="0" w:color="auto"/>
        <w:bottom w:val="none" w:sz="0" w:space="0" w:color="auto"/>
        <w:right w:val="none" w:sz="0" w:space="0" w:color="auto"/>
      </w:divBdr>
    </w:div>
    <w:div w:id="2088186303">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093774548">
      <w:bodyDiv w:val="1"/>
      <w:marLeft w:val="0"/>
      <w:marRight w:val="0"/>
      <w:marTop w:val="0"/>
      <w:marBottom w:val="0"/>
      <w:divBdr>
        <w:top w:val="none" w:sz="0" w:space="0" w:color="auto"/>
        <w:left w:val="none" w:sz="0" w:space="0" w:color="auto"/>
        <w:bottom w:val="none" w:sz="0" w:space="0" w:color="auto"/>
        <w:right w:val="none" w:sz="0" w:space="0" w:color="auto"/>
      </w:divBdr>
    </w:div>
    <w:div w:id="2103838514">
      <w:bodyDiv w:val="1"/>
      <w:marLeft w:val="0"/>
      <w:marRight w:val="0"/>
      <w:marTop w:val="0"/>
      <w:marBottom w:val="0"/>
      <w:divBdr>
        <w:top w:val="none" w:sz="0" w:space="0" w:color="auto"/>
        <w:left w:val="none" w:sz="0" w:space="0" w:color="auto"/>
        <w:bottom w:val="none" w:sz="0" w:space="0" w:color="auto"/>
        <w:right w:val="none" w:sz="0" w:space="0" w:color="auto"/>
      </w:divBdr>
    </w:div>
    <w:div w:id="2105571660">
      <w:bodyDiv w:val="1"/>
      <w:marLeft w:val="0"/>
      <w:marRight w:val="0"/>
      <w:marTop w:val="0"/>
      <w:marBottom w:val="0"/>
      <w:divBdr>
        <w:top w:val="none" w:sz="0" w:space="0" w:color="auto"/>
        <w:left w:val="none" w:sz="0" w:space="0" w:color="auto"/>
        <w:bottom w:val="none" w:sz="0" w:space="0" w:color="auto"/>
        <w:right w:val="none" w:sz="0" w:space="0" w:color="auto"/>
      </w:divBdr>
    </w:div>
    <w:div w:id="2107312058">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2384888">
      <w:bodyDiv w:val="1"/>
      <w:marLeft w:val="0"/>
      <w:marRight w:val="0"/>
      <w:marTop w:val="0"/>
      <w:marBottom w:val="0"/>
      <w:divBdr>
        <w:top w:val="none" w:sz="0" w:space="0" w:color="auto"/>
        <w:left w:val="none" w:sz="0" w:space="0" w:color="auto"/>
        <w:bottom w:val="none" w:sz="0" w:space="0" w:color="auto"/>
        <w:right w:val="none" w:sz="0" w:space="0" w:color="auto"/>
      </w:divBdr>
    </w:div>
    <w:div w:id="2112624730">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 w:id="2117435111">
      <w:bodyDiv w:val="1"/>
      <w:marLeft w:val="0"/>
      <w:marRight w:val="0"/>
      <w:marTop w:val="0"/>
      <w:marBottom w:val="0"/>
      <w:divBdr>
        <w:top w:val="none" w:sz="0" w:space="0" w:color="auto"/>
        <w:left w:val="none" w:sz="0" w:space="0" w:color="auto"/>
        <w:bottom w:val="none" w:sz="0" w:space="0" w:color="auto"/>
        <w:right w:val="none" w:sz="0" w:space="0" w:color="auto"/>
      </w:divBdr>
    </w:div>
    <w:div w:id="2118330076">
      <w:bodyDiv w:val="1"/>
      <w:marLeft w:val="0"/>
      <w:marRight w:val="0"/>
      <w:marTop w:val="0"/>
      <w:marBottom w:val="0"/>
      <w:divBdr>
        <w:top w:val="none" w:sz="0" w:space="0" w:color="auto"/>
        <w:left w:val="none" w:sz="0" w:space="0" w:color="auto"/>
        <w:bottom w:val="none" w:sz="0" w:space="0" w:color="auto"/>
        <w:right w:val="none" w:sz="0" w:space="0" w:color="auto"/>
      </w:divBdr>
    </w:div>
    <w:div w:id="2118913152">
      <w:bodyDiv w:val="1"/>
      <w:marLeft w:val="0"/>
      <w:marRight w:val="0"/>
      <w:marTop w:val="0"/>
      <w:marBottom w:val="0"/>
      <w:divBdr>
        <w:top w:val="none" w:sz="0" w:space="0" w:color="auto"/>
        <w:left w:val="none" w:sz="0" w:space="0" w:color="auto"/>
        <w:bottom w:val="none" w:sz="0" w:space="0" w:color="auto"/>
        <w:right w:val="none" w:sz="0" w:space="0" w:color="auto"/>
      </w:divBdr>
    </w:div>
    <w:div w:id="2123109616">
      <w:bodyDiv w:val="1"/>
      <w:marLeft w:val="0"/>
      <w:marRight w:val="0"/>
      <w:marTop w:val="0"/>
      <w:marBottom w:val="0"/>
      <w:divBdr>
        <w:top w:val="none" w:sz="0" w:space="0" w:color="auto"/>
        <w:left w:val="none" w:sz="0" w:space="0" w:color="auto"/>
        <w:bottom w:val="none" w:sz="0" w:space="0" w:color="auto"/>
        <w:right w:val="none" w:sz="0" w:space="0" w:color="auto"/>
      </w:divBdr>
    </w:div>
    <w:div w:id="2125692052">
      <w:bodyDiv w:val="1"/>
      <w:marLeft w:val="0"/>
      <w:marRight w:val="0"/>
      <w:marTop w:val="0"/>
      <w:marBottom w:val="0"/>
      <w:divBdr>
        <w:top w:val="none" w:sz="0" w:space="0" w:color="auto"/>
        <w:left w:val="none" w:sz="0" w:space="0" w:color="auto"/>
        <w:bottom w:val="none" w:sz="0" w:space="0" w:color="auto"/>
        <w:right w:val="none" w:sz="0" w:space="0" w:color="auto"/>
      </w:divBdr>
    </w:div>
    <w:div w:id="2131044815">
      <w:bodyDiv w:val="1"/>
      <w:marLeft w:val="0"/>
      <w:marRight w:val="0"/>
      <w:marTop w:val="0"/>
      <w:marBottom w:val="0"/>
      <w:divBdr>
        <w:top w:val="none" w:sz="0" w:space="0" w:color="auto"/>
        <w:left w:val="none" w:sz="0" w:space="0" w:color="auto"/>
        <w:bottom w:val="none" w:sz="0" w:space="0" w:color="auto"/>
        <w:right w:val="none" w:sz="0" w:space="0" w:color="auto"/>
      </w:divBdr>
    </w:div>
    <w:div w:id="2131051436">
      <w:bodyDiv w:val="1"/>
      <w:marLeft w:val="0"/>
      <w:marRight w:val="0"/>
      <w:marTop w:val="0"/>
      <w:marBottom w:val="0"/>
      <w:divBdr>
        <w:top w:val="none" w:sz="0" w:space="0" w:color="auto"/>
        <w:left w:val="none" w:sz="0" w:space="0" w:color="auto"/>
        <w:bottom w:val="none" w:sz="0" w:space="0" w:color="auto"/>
        <w:right w:val="none" w:sz="0" w:space="0" w:color="auto"/>
      </w:divBdr>
    </w:div>
    <w:div w:id="2136439875">
      <w:bodyDiv w:val="1"/>
      <w:marLeft w:val="0"/>
      <w:marRight w:val="0"/>
      <w:marTop w:val="0"/>
      <w:marBottom w:val="0"/>
      <w:divBdr>
        <w:top w:val="none" w:sz="0" w:space="0" w:color="auto"/>
        <w:left w:val="none" w:sz="0" w:space="0" w:color="auto"/>
        <w:bottom w:val="none" w:sz="0" w:space="0" w:color="auto"/>
        <w:right w:val="none" w:sz="0" w:space="0" w:color="auto"/>
      </w:divBdr>
    </w:div>
    <w:div w:id="2139645914">
      <w:bodyDiv w:val="1"/>
      <w:marLeft w:val="0"/>
      <w:marRight w:val="0"/>
      <w:marTop w:val="0"/>
      <w:marBottom w:val="0"/>
      <w:divBdr>
        <w:top w:val="none" w:sz="0" w:space="0" w:color="auto"/>
        <w:left w:val="none" w:sz="0" w:space="0" w:color="auto"/>
        <w:bottom w:val="none" w:sz="0" w:space="0" w:color="auto"/>
        <w:right w:val="none" w:sz="0" w:space="0" w:color="auto"/>
      </w:divBdr>
    </w:div>
    <w:div w:id="2144614209">
      <w:bodyDiv w:val="1"/>
      <w:marLeft w:val="0"/>
      <w:marRight w:val="0"/>
      <w:marTop w:val="0"/>
      <w:marBottom w:val="0"/>
      <w:divBdr>
        <w:top w:val="none" w:sz="0" w:space="0" w:color="auto"/>
        <w:left w:val="none" w:sz="0" w:space="0" w:color="auto"/>
        <w:bottom w:val="none" w:sz="0" w:space="0" w:color="auto"/>
        <w:right w:val="none" w:sz="0" w:space="0" w:color="auto"/>
      </w:divBdr>
    </w:div>
    <w:div w:id="2145924327">
      <w:bodyDiv w:val="1"/>
      <w:marLeft w:val="0"/>
      <w:marRight w:val="0"/>
      <w:marTop w:val="0"/>
      <w:marBottom w:val="0"/>
      <w:divBdr>
        <w:top w:val="none" w:sz="0" w:space="0" w:color="auto"/>
        <w:left w:val="none" w:sz="0" w:space="0" w:color="auto"/>
        <w:bottom w:val="none" w:sz="0" w:space="0" w:color="auto"/>
        <w:right w:val="none" w:sz="0" w:space="0" w:color="auto"/>
      </w:divBdr>
    </w:div>
    <w:div w:id="2146000711">
      <w:bodyDiv w:val="1"/>
      <w:marLeft w:val="0"/>
      <w:marRight w:val="0"/>
      <w:marTop w:val="0"/>
      <w:marBottom w:val="0"/>
      <w:divBdr>
        <w:top w:val="none" w:sz="0" w:space="0" w:color="auto"/>
        <w:left w:val="none" w:sz="0" w:space="0" w:color="auto"/>
        <w:bottom w:val="none" w:sz="0" w:space="0" w:color="auto"/>
        <w:right w:val="none" w:sz="0" w:space="0" w:color="auto"/>
      </w:divBdr>
    </w:div>
    <w:div w:id="214650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www.rrhhdigital.com/userfiles/devops-tecnologia-empleo.jpg" TargetMode="External"/><Relationship Id="rId34" Type="http://schemas.openxmlformats.org/officeDocument/2006/relationships/hyperlink" Target="https://github.com/alfonsodiezramirez-upm/vagrant-ELK-edgeCluster.git" TargetMode="External"/><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yperlink" Target="https://geekflare.com/wp-content/uploads/2020/09/DevSecOps.png" TargetMode="External"/><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hyperlink" Target="https://pimages.toolbox.com/wp-content/uploads/2022/02/07134239/Difference-Between-Cloud-Computing-and-Edge-Computing.png"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hivemq.com/img/blog/connect.png" TargetMode="External"/><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www.researchgate.net/publication/249011841/figure/fig2/AS:341184099700745@1458356036923/Iterative-and-incremental-agile-development-process-source.png" TargetMode="External"/><Relationship Id="rId25" Type="http://schemas.openxmlformats.org/officeDocument/2006/relationships/hyperlink" Target="https://medium.com/geekculture/elasticsearch-architecture-1f40b93da719"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42</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38</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37</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13</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17</b:RefOrder>
  </b:Source>
  <b:Source>
    <b:Tag>Kub</b:Tag>
    <b:SourceType>InternetSite</b:SourceType>
    <b:Guid>{BE650DFD-9FE1-4B00-BD2A-6A780CA572A7}</b:Guid>
    <b:Author>
      <b:Author>
        <b:Corporate>Kubernetes</b:Corporate>
      </b:Author>
    </b:Author>
    <b:Title>kubernetes.io</b:Title>
    <b:URL>https://kubernetes.io/docs/reference/kubectl/</b:URL>
    <b:RefOrder>35</b:RefOrder>
  </b:Source>
  <b:Source>
    <b:Tag>Hiv15</b:Tag>
    <b:SourceType>InternetSite</b:SourceType>
    <b:Guid>{86DE61E1-D88B-4287-82BD-593E68ECE54F}</b:Guid>
    <b:Author>
      <b:Author>
        <b:Corporate>HiveMQ</b:Corporate>
      </b:Author>
    </b:Author>
    <b:Title>HiveMQ.com</b:Title>
    <b:Year>2015</b:Year>
    <b:Month>Marzo</b:Month>
    <b:Day>9</b:Day>
    <b:YearAccessed>2023</b:YearAccessed>
    <b:MonthAccessed>Junio</b:MonthAccessed>
    <b:DayAccessed>04</b:DayAccessed>
    <b:URL>https://www.hivemq.com/blog/mqtt-essentials-part-9-last-will-and-testament/</b:URL>
    <b:RefOrder>39</b:RefOrder>
  </b:Source>
  <b:Source>
    <b:Tag>htt</b:Tag>
    <b:SourceType>InternetSite</b:SourceType>
    <b:Guid>{7649CC83-5E1F-46B2-8A20-9FFFD453DA5F}</b:Guid>
    <b:Title>https://docs.k3s.io/installation/kube-dashboard</b:Title>
    <b:RefOrder>41</b:RefOrder>
  </b:Source>
  <b:Source>
    <b:Tag>CEb16</b:Tag>
    <b:SourceType>JournalArticle</b:SourceType>
    <b:Guid>{B4D9A0A0-3D08-4808-967F-9765D8968D8F}</b:Guid>
    <b:Title>DevOps</b:Title>
    <b:Year>2016</b:Year>
    <b:Author>
      <b:Author>
        <b:NameList>
          <b:Person>
            <b:Last>C. Ebert</b:Last>
            <b:First>G.</b:First>
            <b:Middle>Gallardo, J. Hernantes and N. Serrano</b:Middle>
          </b:Person>
        </b:NameList>
      </b:Author>
    </b:Author>
    <b:Publisher>IEEE Software</b:Publisher>
    <b:Volume>33</b:Volume>
    <b:Issue>3</b:Issue>
    <b:RefOrder>16</b:RefOrder>
  </b:Source>
  <b:Source>
    <b:Tag>Vir15</b:Tag>
    <b:SourceType>ConferenceProceedings</b:SourceType>
    <b:Guid>{6540AE62-1C8D-4B19-A87C-31FE8E11E0F8}</b:Guid>
    <b:Author>
      <b:Author>
        <b:NameList>
          <b:Person>
            <b:Last>Virmani</b:Last>
            <b:First>Manish</b:First>
          </b:Person>
        </b:NameList>
      </b:Author>
    </b:Author>
    <b:Title>Understanding DevOps &amp; bridging the gap from continuous integration to continuous delivery</b:Title>
    <b:City>Galicia, Spain</b:City>
    <b:Year>2015</b:Year>
    <b:Publisher>IEEE</b:Publisher>
    <b:StandardNumber>978-1-4673-7551-1</b:StandardNumber>
    <b:RefOrder>18</b:RefOrder>
  </b:Source>
  <b:Source>
    <b:Tag>EKi16</b:Tag>
    <b:SourceType>Book</b:SourceType>
    <b:Guid>{8779126B-AD35-4540-B8DA-6712DDF35EBF}</b:Guid>
    <b:Title>The DevOps Handbook: How to Create World-Class Agility, Reliability, and Security in Technology Organizations</b:Title>
    <b:Year>2016</b:Year>
    <b:Author>
      <b:Author>
        <b:NameList>
          <b:Person>
            <b:Last>E. Kim</b:Last>
            <b:First>G.</b:First>
            <b:Middle>Debois, P. Willis, and J. Humble</b:Middle>
          </b:Person>
        </b:NameList>
      </b:Author>
    </b:Author>
    <b:RefOrder>10</b:RefOrder>
  </b:Source>
  <b:Source>
    <b:Tag>VMo18</b:Tag>
    <b:SourceType>JournalArticle</b:SourceType>
    <b:Guid>{3BD1F5CF-B34A-4E21-B748-6280B4CDB570}</b:Guid>
    <b:Title>BP: Security Concerns and Best Practices for Automation of Software Deployment Processes: An Industrial Case Study</b:Title>
    <b:Year>2018</b:Year>
    <b:City>Cambridge, MA, USA</b:City>
    <b:StandardNumber>10.1109/SecDev.2018.00011</b:StandardNumber>
    <b:Author>
      <b:Author>
        <b:NameList>
          <b:Person>
            <b:Last>V. Mohan</b:Last>
            <b:First>L.</b:First>
            <b:Middle>ben Othmane and A. Kres</b:Middle>
          </b:Person>
        </b:NameList>
      </b:Author>
    </b:Author>
    <b:RefOrder>19</b:RefOrder>
  </b:Source>
  <b:Source>
    <b:Tag>Goo</b:Tag>
    <b:SourceType>InternetSite</b:SourceType>
    <b:Guid>{7B3E7FC8-E98A-43C4-8963-6C5869F4089A}</b:Guid>
    <b:Title>Trends</b:Title>
    <b:Author>
      <b:Author>
        <b:NameList>
          <b:Person>
            <b:Last>Google</b:Last>
          </b:Person>
        </b:NameList>
      </b:Author>
    </b:Author>
    <b:URL>https://trends.google.es/trends/explore?cat=174&amp;date=all&amp;q=DevOps&amp;hl=es</b:URL>
    <b:RefOrder>21</b:RefOrder>
  </b:Source>
  <b:Source>
    <b:Tag>Goo1</b:Tag>
    <b:SourceType>InternetSite</b:SourceType>
    <b:Guid>{A91AEB30-A6A7-4279-963E-C1A4C5861883}</b:Guid>
    <b:Author>
      <b:Author>
        <b:NameList>
          <b:Person>
            <b:Last>Google</b:Last>
          </b:Person>
        </b:NameList>
      </b:Author>
    </b:Author>
    <b:Title>Trends</b:Title>
    <b:URL>https://trends.google.es/trends/explore?cat=174&amp;date=all&amp;q=SecDevOps&amp;hl=es</b:URL>
    <b:RefOrder>20</b:RefOrder>
  </b:Source>
  <b:Source>
    <b:Tag>Goo2</b:Tag>
    <b:SourceType>InternetSite</b:SourceType>
    <b:Guid>{A8265EC8-7754-4262-B573-952219F1C212}</b:Guid>
    <b:Author>
      <b:Author>
        <b:NameList>
          <b:Person>
            <b:Last>Google</b:Last>
          </b:Person>
        </b:NameList>
      </b:Author>
    </b:Author>
    <b:Title>Trends</b:Title>
    <b:URL>https://trends.google.es/trends/explore?cat=174&amp;date=all&amp;q=SecDevOps,DevOps&amp;hl=es</b:URL>
    <b:RefOrder>22</b:RefOrder>
  </b:Source>
  <b:Source>
    <b:Tag>Pal12</b:Tag>
    <b:SourceType>JournalArticle</b:SourceType>
    <b:Guid>{10E4355D-6853-4190-95B4-0FD74C3D1D36}</b:Guid>
    <b:Author>
      <b:Author>
        <b:NameList>
          <b:Person>
            <b:Last>Palat</b:Last>
            <b:First>Jay</b:First>
          </b:Person>
        </b:NameList>
      </b:Author>
    </b:Author>
    <b:Title>Introducing vagrant</b:Title>
    <b:Year>2012</b:Year>
    <b:Publisher>Linux Journal</b:Publisher>
    <b:RefOrder>7</b:RefOrder>
  </b:Source>
  <b:Source>
    <b:Tag>Has</b:Tag>
    <b:SourceType>InternetSite</b:SourceType>
    <b:Guid>{4887BDB4-BED2-48B7-9AD6-4AD9A3880C33}</b:Guid>
    <b:Title>developer.hashicorp</b:Title>
    <b:InternetSiteTitle>v2.3.7</b:InternetSiteTitle>
    <b:URL>https://developer.hashicorp.com/vagrant/docs/cli/up</b:URL>
    <b:Author>
      <b:Author>
        <b:Corporate>Hashicorp</b:Corporate>
      </b:Author>
    </b:Author>
    <b:RefOrder>23</b:RefOrder>
  </b:Source>
  <b:Source>
    <b:Tag>Has1</b:Tag>
    <b:SourceType>InternetSite</b:SourceType>
    <b:Guid>{61C16AE2-0ABB-4028-8EF8-06323ACE6906}</b:Guid>
    <b:Author>
      <b:Author>
        <b:Corporate>Hashicorp</b:Corporate>
      </b:Author>
    </b:Author>
    <b:Title>developer.hashicorp.com</b:Title>
    <b:InternetSiteTitle>v2.3.7</b:InternetSiteTitle>
    <b:URL>https://developer.hashicorp.com/vagrant/docs/cli/ssh</b:URL>
    <b:RefOrder>24</b:RefOrder>
  </b:Source>
  <b:Source>
    <b:Tag>Has2</b:Tag>
    <b:SourceType>InternetSite</b:SourceType>
    <b:Guid>{EE346C71-9C47-448D-827D-D009706FC65E}</b:Guid>
    <b:Author>
      <b:Author>
        <b:Corporate>Hashicorp</b:Corporate>
      </b:Author>
    </b:Author>
    <b:Title>developer.hashicorp.com</b:Title>
    <b:InternetSiteTitle>v2.3.7</b:InternetSiteTitle>
    <b:URL>https://developer.hashicorp.com/vagrant/docs/cli/destroy</b:URL>
    <b:RefOrder>25</b:RefOrder>
  </b:Source>
  <b:Source>
    <b:Tag>Mit13</b:Tag>
    <b:SourceType>Book</b:SourceType>
    <b:Guid>{6EE87248-60D7-4F16-935A-F2F29791AF51}</b:Guid>
    <b:Title>Vagrant Up and Running</b:Title>
    <b:Year>2013</b:Year>
    <b:Publisher>O'Reilly</b:Publisher>
    <b:Author>
      <b:Author>
        <b:NameList>
          <b:Person>
            <b:Last>Hashimoto</b:Last>
            <b:First>Mitchell</b:First>
          </b:Person>
        </b:NameList>
      </b:Author>
    </b:Author>
    <b:RefOrder>26</b:RefOrder>
  </b:Source>
  <b:Source>
    <b:Tag>Lio23</b:Tag>
    <b:SourceType>InternetSite</b:SourceType>
    <b:Guid>{02EFB0CE-D773-47FA-8391-4866AD487E78}</b:Guid>
    <b:Author>
      <b:Author>
        <b:NameList>
          <b:Person>
            <b:Last>Vailshery</b:Last>
            <b:First>Lionel</b:First>
            <b:Middle>Sujay</b:Middle>
          </b:Person>
        </b:NameList>
      </b:Author>
    </b:Author>
    <b:Title>Statista.com</b:Title>
    <b:Year>2023</b:Year>
    <b:Month>Abril</b:Month>
    <b:Day>28</b:Day>
    <b:URL>https://www.statista.com/topics/9369/devops/#topicOverview</b:URL>
    <b:RefOrder>2</b:RefOrder>
  </b:Source>
  <b:Source>
    <b:Tag>Lio231</b:Tag>
    <b:SourceType>InternetSite</b:SourceType>
    <b:Guid>{1962D64F-9C65-45A1-8CDA-755E75D93AFC}</b:Guid>
    <b:Author>
      <b:Author>
        <b:NameList>
          <b:Person>
            <b:Last>Vailshery</b:Last>
            <b:First>Lionel</b:First>
            <b:Middle>Sujay</b:Middle>
          </b:Person>
        </b:NameList>
      </b:Author>
    </b:Author>
    <b:Title>Statista.com</b:Title>
    <b:Year>2023</b:Year>
    <b:Month>Abril</b:Month>
    <b:Day>28</b:Day>
    <b:URL>https://www.statista.com/topics/2637/internet-of-things/#topicOverview</b:URL>
    <b:RefOrder>3</b:RefOrder>
  </b:Source>
  <b:Source>
    <b:Tag>Lwa16</b:Tag>
    <b:SourceType>ConferenceProceedings</b:SourceType>
    <b:Guid>{8195FF73-9FCB-4FDA-937E-D6ACBF281CCF}</b:Guid>
    <b:Title>Relationship of DevOps to Agile, Lean and Continu-ous Deployment.</b:Title>
    <b:Year>2016</b:Year>
    <b:Author>
      <b:Author>
        <b:NameList>
          <b:Person>
            <b:Last>Lwakatare</b:Last>
            <b:First>L.,</b:First>
            <b:Middle>Kuvaja, P., Oivo, M.</b:Middle>
          </b:Person>
        </b:NameList>
      </b:Author>
    </b:Author>
    <b:Publisher>LNPSE,volume 10027</b:Publisher>
    <b:RefOrder>5</b:RefOrder>
  </b:Source>
  <b:Source>
    <b:Tag>Jes18</b:Tag>
    <b:SourceType>JournalArticle</b:SourceType>
    <b:Guid>{8D2A3385-BD4A-474D-8C6E-4D0C4041B373}</b:Guid>
    <b:Author>
      <b:Author>
        <b:NameList>
          <b:Person>
            <b:Last>Jessica Díaz</b:Last>
            <b:First>Rubén</b:First>
            <b:Middle>Almaraz, Jennifer Pérez, and Juan Garbajosa.</b:Middle>
          </b:Person>
        </b:NameList>
      </b:Author>
    </b:Author>
    <b:Title>DevOps in practice: an exploratory case study</b:Title>
    <b:Year>2018</b:Year>
    <b:City>New York, NY, USA</b:City>
    <b:Publisher>Association for Computing Machinery</b:Publisher>
    <b:Volume>1</b:Volume>
    <b:RefOrder>1</b:RefOrder>
  </b:Source>
  <b:Source>
    <b:Tag>Hum10</b:Tag>
    <b:SourceType>Book</b:SourceType>
    <b:Guid>{63997709-8103-4B82-AEE1-87C13E36846E}</b:Guid>
    <b:Author>
      <b:Author>
        <b:NameList>
          <b:Person>
            <b:Last>Humble</b:Last>
            <b:First>J.,</b:First>
            <b:Middle>&amp; Farley, D.</b:Middle>
          </b:Person>
        </b:NameList>
      </b:Author>
    </b:Author>
    <b:Title>Continuous Delivery: Reliable Software Releases through Build, Test, and Deployment Automation</b:Title>
    <b:Year>2010</b:Year>
    <b:Publisher>Addison-Wesley Professional</b:Publisher>
    <b:RefOrder>4</b:RefOrder>
  </b:Source>
  <b:Source>
    <b:Tag>AMi16</b:Tag>
    <b:SourceType>JournalArticle</b:SourceType>
    <b:Guid>{A0372933-93C6-4E7E-9A16-47BDD2EE14BB}</b:Guid>
    <b:Title>Operational-Log Analysis for Big Data Systems: Challenges and Solutions</b:Title>
    <b:Year>2016</b:Year>
    <b:Publisher>IEEE Software</b:Publisher>
    <b:StandardNumber>10.1109/MS.2016.33</b:StandardNumber>
    <b:Author>
      <b:Author>
        <b:NameList>
          <b:Person>
            <b:Last>A. Miranskyy</b:Last>
            <b:First>A.</b:First>
            <b:Middle>Hamou-Lhadj, E. Cialini and A. Larsson</b:Middle>
          </b:Person>
        </b:NameList>
      </b:Author>
    </b:Author>
    <b:Volume>33</b:Volume>
    <b:RefOrder>6</b:RefOrder>
  </b:Source>
  <b:Source>
    <b:Tag>jen</b:Tag>
    <b:SourceType>InternetSite</b:SourceType>
    <b:Guid>{AB5CBD78-39A6-41DD-892C-C44740454D00}</b:Guid>
    <b:Title>plugins.jenkins.io</b:Title>
    <b:Author>
      <b:Author>
        <b:Corporate>jenkins</b:Corporate>
      </b:Author>
    </b:Author>
    <b:URL>https://plugins.jenkins.io/</b:URL>
    <b:RefOrder>8</b:RefOrder>
  </b:Source>
  <b:Source>
    <b:Tag>Joh11</b:Tag>
    <b:SourceType>Book</b:SourceType>
    <b:Guid>{4A5F2BA0-9AAC-4AC0-8B45-F1CF3336A82E}</b:Guid>
    <b:Title>Jenkins: The Definitive Guide</b:Title>
    <b:Year>2011</b:Year>
    <b:Author>
      <b:Author>
        <b:NameList>
          <b:Person>
            <b:Last>Smart</b:Last>
            <b:First>John</b:First>
            <b:Middle>Ferguson</b:Middle>
          </b:Person>
        </b:NameList>
      </b:Author>
    </b:Author>
    <b:Publisher>O'Reilly</b:Publisher>
    <b:RefOrder>9</b:RefOrder>
  </b:Source>
  <b:Source>
    <b:Tag>Ale16</b:Tag>
    <b:SourceType>JournalArticle</b:SourceType>
    <b:Guid>{3743197D-76DC-4598-B144-5D62691A8EFD}</b:Guid>
    <b:Title>Integration of Cloud computing and Internet of Things: A survey</b:Title>
    <b:Year>2016</b:Year>
    <b:Author>
      <b:Author>
        <b:NameList>
          <b:Person>
            <b:Last>Alessio Botta</b:Last>
            <b:First>Walter</b:First>
            <b:Middle>de Donato, Valerio Persico and Antonio Pescapé</b:Middle>
          </b:Person>
        </b:NameList>
      </b:Author>
    </b:Author>
    <b:JournalName>Future Generation Computer Systems</b:JournalName>
    <b:Pages>684-700</b:Pages>
    <b:Volume>56</b:Volume>
    <b:Issue>0167-739X</b:Issue>
    <b:RefOrder>43</b:RefOrder>
  </b:Source>
  <b:Source>
    <b:Tag>Ish11</b:Tag>
    <b:SourceType>JournalArticle</b:SourceType>
    <b:Guid>{F476C6A6-6ACC-4543-912B-A144378411E4}</b:Guid>
    <b:Author>
      <b:Author>
        <b:NameList>
          <b:Person>
            <b:Last>Ishtiaq Ali</b:Last>
            <b:First>Natarajan</b:First>
            <b:Middle>Meghanathan</b:Middle>
          </b:Person>
        </b:NameList>
      </b:Author>
    </b:Author>
    <b:Title>Virtual Machines and Networks - Installation, Performance Study, Advantages and Virtualization Options</b:Title>
    <b:JournalName>International Journal of Network Security and its Applications</b:JournalName>
    <b:Year>2011</b:Year>
    <b:Pages>1-15</b:Pages>
    <b:Volume>3</b:Volume>
    <b:Issue>arXiv:1105.0061</b:Issue>
    <b:RefOrder>44</b:RefOrder>
  </b:Source>
  <b:Source>
    <b:Tag>MAl18</b:Tag>
    <b:SourceType>JournalArticle</b:SourceType>
    <b:Guid>{C5A491BD-443C-451F-A736-16468BBBC8DD}</b:Guid>
    <b:Author>
      <b:Author>
        <b:NameList>
          <b:Person>
            <b:Last>M. Alam</b:Last>
            <b:First>J.</b:First>
            <b:Middle>Rufino, J. Ferreira, S. H. Ahmed, N. Shah and Y. Chen</b:Middle>
          </b:Person>
        </b:NameList>
      </b:Author>
    </b:Author>
    <b:Title>Orchestration of Microservices for IoT Using Docker and Edge Computing</b:Title>
    <b:JournalName>IEEE Communications Magazine</b:JournalName>
    <b:Year>2018</b:Year>
    <b:Pages>118-123</b:Pages>
    <b:Volume>56</b:Volume>
    <b:Issue>9</b:Issue>
    <b:RefOrder>45</b:RefOrder>
  </b:Source>
  <b:Source>
    <b:Tag>Atz10</b:Tag>
    <b:SourceType>JournalArticle</b:SourceType>
    <b:Guid>{C2BE4AE5-0ECD-4688-BC75-BBD43E890C89}</b:Guid>
    <b:Author>
      <b:Author>
        <b:NameList>
          <b:Person>
            <b:Last>Atzori</b:Last>
            <b:First>L.,</b:First>
            <b:Middle>Iera, A., &amp; Morabito, G</b:Middle>
          </b:Person>
        </b:NameList>
      </b:Author>
    </b:Author>
    <b:Title>The internet of things: A survey</b:Title>
    <b:JournalName>Computer networks</b:JournalName>
    <b:Year>2010</b:Year>
    <b:Pages>2787-2805</b:Pages>
    <b:Volume>54</b:Volume>
    <b:RefOrder>11</b:RefOrder>
  </b:Source>
  <b:Source>
    <b:Tag>Gub13</b:Tag>
    <b:SourceType>JournalArticle</b:SourceType>
    <b:Guid>{C65B4EED-EE49-40EF-8844-4566A6538104}</b:Guid>
    <b:Author>
      <b:Author>
        <b:NameList>
          <b:Person>
            <b:Last>Gubbi</b:Last>
            <b:First>J.,</b:First>
            <b:Middle>Buyya, R., Marusic, S., &amp; Palaniswami, M.</b:Middle>
          </b:Person>
        </b:NameList>
      </b:Author>
    </b:Author>
    <b:Title>Internet of Things (IoT): A vision, architectural elements, and future directions</b:Title>
    <b:JournalName>Future generation computer systems</b:JournalName>
    <b:Year>2013</b:Year>
    <b:Pages>1645-1660</b:Pages>
    <b:Volume>29</b:Volume>
    <b:RefOrder>12</b:RefOrder>
  </b:Source>
  <b:Source>
    <b:Tag>MAa14</b:Tag>
    <b:SourceType>ConferenceProceedings</b:SourceType>
    <b:Guid>{10B2495A-5831-4971-A6A6-93EB9F001CF9}</b:Guid>
    <b:Author>
      <b:Author>
        <b:NameList>
          <b:Person>
            <b:Last>M. Aazam</b:Last>
            <b:First>I.</b:First>
            <b:Middle>Khan, A. A. Alsaffar and E. -N. Huh</b:Middle>
          </b:Person>
        </b:NameList>
      </b:Author>
    </b:Author>
    <b:Title>Cloud of Things: Integrating Internet of Things and cloud computing and the issues involved</b:Title>
    <b:Year>2014</b:Year>
    <b:ConferenceName>Proceedings of 2014 11th International Bhurban Conference on Applied Sciences &amp; Technology (IBCAST)</b:ConferenceName>
    <b:City>Islamabad, Pakistan</b:City>
    <b:RefOrder>14</b:RefOrder>
  </b:Source>
  <b:Source>
    <b:Tag>RLó22</b:Tag>
    <b:SourceType>ConferenceProceedings</b:SourceType>
    <b:Guid>{B99E43A5-221F-49CB-9017-141C3FF0032B}</b:Guid>
    <b:Author>
      <b:Author>
        <b:NameList>
          <b:Person>
            <b:Last>R. López-Viana</b:Last>
            <b:First>J.</b:First>
            <b:Middle>Díaz and J. E. Pérez</b:Middle>
          </b:Person>
        </b:NameList>
      </b:Author>
    </b:Author>
    <b:Title>Continuous Deployment in IoT Edge Computing : A GitOps implementation</b:Title>
    <b:Year>2022</b:Year>
    <b:ConferenceName>Iberian Conference on Information Systems and Technologies (CISTI)</b:ConferenceName>
    <b:City>Madrid, Spain</b:City>
    <b:RefOrder>15</b:RefOrder>
  </b:Source>
  <b:Source>
    <b:Tag>SDh18</b:Tag>
    <b:SourceType>ConferenceProceedings</b:SourceType>
    <b:Guid>{3C49C717-D8E2-48DC-B2D6-F58311C3A4AA}</b:Guid>
    <b:Author>
      <b:Author>
        <b:NameList>
          <b:Person>
            <b:Last>Swaminathan</b:Last>
            <b:First>S.</b:First>
            <b:Middle>Dharur and K.</b:Middle>
          </b:Person>
        </b:NameList>
      </b:Author>
    </b:Author>
    <b:Title>Efficient surveillance and monitoring using the ELK stack for IoT powered Smart Buildings</b:Title>
    <b:Year>2018</b:Year>
    <b:ConferenceName>2nd International Conference on Inventive Systems and Control (ICISC)</b:ConferenceName>
    <b:City>Coimbatore, India</b:City>
    <b:RefOrder>27</b:RefOrder>
  </b:Source>
  <b:Source>
    <b:Tag>Ela</b:Tag>
    <b:SourceType>InternetSite</b:SourceType>
    <b:Guid>{D74D377C-187E-4CB5-80F7-2EB0E8DF3CA8}</b:Guid>
    <b:Title>elastic.co</b:Title>
    <b:Author>
      <b:Author>
        <b:Corporate>Elastisearch</b:Corporate>
      </b:Author>
    </b:Author>
    <b:URL>https://www.elastic.co/guide/en/elasticsearch/reference/8.8/elasticsearch-intro.html</b:URL>
    <b:RefOrder>28</b:RefOrder>
  </b:Source>
  <b:Source>
    <b:Tag>Gee22</b:Tag>
    <b:SourceType>InternetSite</b:SourceType>
    <b:Guid>{5BD5FF0D-DCE7-4D0A-A6F7-96B7ACD97EDE}</b:Guid>
    <b:Author>
      <b:Author>
        <b:Corporate>GeekCulture</b:Corporate>
      </b:Author>
    </b:Author>
    <b:Title>medium.com</b:Title>
    <b:Year>2022</b:Year>
    <b:Month>Diciembre</b:Month>
    <b:Day>23</b:Day>
    <b:URL>https://medium.com/geekculture/elasticsearch-architecture-1f40b93da719</b:URL>
    <b:RefOrder>29</b:RefOrder>
  </b:Source>
  <b:Source>
    <b:Tag>Ela1</b:Tag>
    <b:SourceType>InternetSite</b:SourceType>
    <b:Guid>{0467D2D5-0E6A-43E3-B203-2C7C68B04809}</b:Guid>
    <b:Author>
      <b:Author>
        <b:Corporate>Elasticsearch</b:Corporate>
      </b:Author>
    </b:Author>
    <b:Title>elastic.co</b:Title>
    <b:URL>https://www.elastic.co/guide/en/logstash/current/execution-model.html</b:URL>
    <b:RefOrder>30</b:RefOrder>
  </b:Source>
  <b:Source>
    <b:Tag>Ela2</b:Tag>
    <b:SourceType>InternetSite</b:SourceType>
    <b:Guid>{3489716C-911F-4392-980E-6F0A53224003}</b:Guid>
    <b:Author>
      <b:Author>
        <b:Corporate>Elasticsearch</b:Corporate>
      </b:Author>
    </b:Author>
    <b:Title>elastic.co</b:Title>
    <b:URL>https://www.elastic.co/guide/en/kibana/master/introduction.html</b:URL>
    <b:RefOrder>31</b:RefOrder>
  </b:Source>
  <b:Source>
    <b:Tag>kub</b:Tag>
    <b:SourceType>InternetSite</b:SourceType>
    <b:Guid>{255C433B-0677-47E5-8529-38BBF24CC72B}</b:Guid>
    <b:Author>
      <b:Author>
        <b:Corporate>kubernetes</b:Corporate>
      </b:Author>
    </b:Author>
    <b:Title>kubernetes.io</b:Title>
    <b:URL>https://kubernetes.io/docs/concepts/overview/</b:URL>
    <b:RefOrder>32</b:RefOrder>
  </b:Source>
  <b:Source>
    <b:Tag>k3s</b:Tag>
    <b:SourceType>InternetSite</b:SourceType>
    <b:Guid>{7A11E313-DAF0-47D5-842D-90FBB8CCC6CA}</b:Guid>
    <b:Author>
      <b:Author>
        <b:Corporate>k3s</b:Corporate>
      </b:Author>
    </b:Author>
    <b:Title>docs.k3s.io</b:Title>
    <b:URL>https://docs.k3s.io/</b:URL>
    <b:RefOrder>33</b:RefOrder>
  </b:Source>
  <b:Source>
    <b:Tag>k3s1</b:Tag>
    <b:SourceType>InternetSite</b:SourceType>
    <b:Guid>{E3A260A6-99BB-4E07-A443-17838AA309BE}</b:Guid>
    <b:Author>
      <b:Author>
        <b:Corporate>k3s</b:Corporate>
      </b:Author>
    </b:Author>
    <b:Title>docs.k3s.io</b:Title>
    <b:URL>https://docs.k3s.io/cli</b:URL>
    <b:RefOrder>34</b:RefOrder>
  </b:Source>
  <b:Source>
    <b:Tag>mos</b:Tag>
    <b:SourceType>InternetSite</b:SourceType>
    <b:Guid>{D46109F4-6048-45C3-B434-24DA93BC60C3}</b:Guid>
    <b:Author>
      <b:Author>
        <b:Corporate>mosquitto</b:Corporate>
      </b:Author>
    </b:Author>
    <b:Title>mosquitto.org</b:Title>
    <b:URL>https://mosquitto.org/man/mosquitto-8.html</b:URL>
    <b:RefOrder>36</b:RefOrder>
  </b:Source>
  <b:Source>
    <b:Tag>Jen</b:Tag>
    <b:SourceType>InternetSite</b:SourceType>
    <b:Guid>{023F4E16-25DE-4E66-AF1C-D57BC4921765}</b:Guid>
    <b:Author>
      <b:Author>
        <b:Corporate>Jenkins</b:Corporate>
      </b:Author>
    </b:Author>
    <b:Title>jenkins.io</b:Title>
    <b:URL>https://www.jenkins.io/doc/</b:URL>
    <b:RefOrder>40</b:RefOrder>
  </b:Source>
</b:Sources>
</file>

<file path=customXml/itemProps1.xml><?xml version="1.0" encoding="utf-8"?>
<ds:datastoreItem xmlns:ds="http://schemas.openxmlformats.org/officeDocument/2006/customXml" ds:itemID="{12730FB0-5BF2-4023-8034-F1020035F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83</Pages>
  <Words>33850</Words>
  <Characters>186181</Characters>
  <Application>Microsoft Office Word</Application>
  <DocSecurity>0</DocSecurity>
  <Lines>1551</Lines>
  <Paragraphs>439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26</cp:revision>
  <cp:lastPrinted>2023-07-11T19:11:00Z</cp:lastPrinted>
  <dcterms:created xsi:type="dcterms:W3CDTF">2023-07-10T22:28:00Z</dcterms:created>
  <dcterms:modified xsi:type="dcterms:W3CDTF">2023-07-12T04:33:00Z</dcterms:modified>
</cp:coreProperties>
</file>